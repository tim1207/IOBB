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C0815" w14:textId="77777777" w:rsidR="00FD452A" w:rsidRPr="00F44202" w:rsidRDefault="00FD452A" w:rsidP="00CD3C7F">
      <w:pPr>
        <w:spacing w:line="440" w:lineRule="exact"/>
        <w:rPr>
          <w:rFonts w:ascii="Times New Roman" w:eastAsia="BiauKai" w:hAnsi="Times New Roman" w:cs="Times New Roman" w:hint="eastAsia"/>
          <w:sz w:val="30"/>
          <w:szCs w:val="28"/>
        </w:rPr>
      </w:pPr>
    </w:p>
    <w:sdt>
      <w:sdtPr>
        <w:rPr>
          <w:rFonts w:ascii="Times New Roman" w:eastAsia="BiauKai" w:hAnsi="Times New Roman" w:cs="Times New Roman"/>
          <w:b w:val="0"/>
          <w:bCs w:val="0"/>
          <w:color w:val="auto"/>
          <w:sz w:val="24"/>
          <w:szCs w:val="24"/>
          <w:lang w:val="zh-TW"/>
        </w:rPr>
        <w:id w:val="-1874610861"/>
        <w:docPartObj>
          <w:docPartGallery w:val="Table of Contents"/>
          <w:docPartUnique/>
        </w:docPartObj>
      </w:sdtPr>
      <w:sdtEndPr>
        <w:rPr>
          <w:noProof/>
          <w:lang w:val="en-US"/>
        </w:rPr>
      </w:sdtEndPr>
      <w:sdtContent>
        <w:p w14:paraId="337983F8" w14:textId="06F38AD6" w:rsidR="00FD452A" w:rsidRPr="00F44202" w:rsidRDefault="00FD452A">
          <w:pPr>
            <w:pStyle w:val="af6"/>
            <w:rPr>
              <w:rFonts w:ascii="Times New Roman" w:eastAsia="BiauKai" w:hAnsi="Times New Roman" w:cs="Times New Roman"/>
              <w:sz w:val="36"/>
              <w:szCs w:val="36"/>
            </w:rPr>
          </w:pPr>
          <w:r w:rsidRPr="00F44202">
            <w:rPr>
              <w:rFonts w:ascii="Times New Roman" w:eastAsia="BiauKai" w:hAnsi="Times New Roman" w:cs="Times New Roman"/>
              <w:sz w:val="36"/>
              <w:szCs w:val="36"/>
              <w:lang w:val="zh-TW"/>
            </w:rPr>
            <w:t>目錄</w:t>
          </w:r>
        </w:p>
        <w:p w14:paraId="4CC276BC" w14:textId="21313959" w:rsidR="005E364C" w:rsidRPr="00F44202" w:rsidRDefault="00FD452A">
          <w:pPr>
            <w:pStyle w:val="21"/>
            <w:rPr>
              <w:rFonts w:ascii="Times New Roman" w:hAnsi="Times New Roman" w:cs="Times New Roman"/>
              <w:smallCaps w:val="0"/>
              <w:noProof/>
              <w:kern w:val="2"/>
              <w:sz w:val="32"/>
              <w:szCs w:val="32"/>
            </w:rPr>
          </w:pPr>
          <w:r w:rsidRPr="00F44202">
            <w:rPr>
              <w:rFonts w:ascii="Times New Roman" w:eastAsia="BiauKai" w:hAnsi="Times New Roman" w:cs="Times New Roman"/>
              <w:sz w:val="32"/>
              <w:szCs w:val="32"/>
            </w:rPr>
            <w:fldChar w:fldCharType="begin"/>
          </w:r>
          <w:r w:rsidRPr="00F44202">
            <w:rPr>
              <w:rFonts w:ascii="Times New Roman" w:eastAsia="BiauKai" w:hAnsi="Times New Roman" w:cs="Times New Roman"/>
              <w:sz w:val="32"/>
              <w:szCs w:val="32"/>
            </w:rPr>
            <w:instrText>TOC \o "1-3" \h \z \u</w:instrText>
          </w:r>
          <w:r w:rsidRPr="00F44202">
            <w:rPr>
              <w:rFonts w:ascii="Times New Roman" w:eastAsia="BiauKai" w:hAnsi="Times New Roman" w:cs="Times New Roman"/>
              <w:sz w:val="32"/>
              <w:szCs w:val="32"/>
            </w:rPr>
            <w:fldChar w:fldCharType="separate"/>
          </w:r>
          <w:hyperlink w:anchor="_Toc129382069" w:history="1">
            <w:r w:rsidR="005E364C" w:rsidRPr="00F44202">
              <w:rPr>
                <w:rStyle w:val="ab"/>
                <w:rFonts w:ascii="Times New Roman" w:eastAsia="BiauKai" w:hAnsi="Times New Roman" w:cs="Times New Roman"/>
                <w:noProof/>
                <w:sz w:val="32"/>
                <w:szCs w:val="32"/>
              </w:rPr>
              <w:t>摘要</w:t>
            </w:r>
            <w:r w:rsidR="005E364C" w:rsidRPr="00F44202">
              <w:rPr>
                <w:rFonts w:ascii="Times New Roman" w:hAnsi="Times New Roman" w:cs="Times New Roman"/>
                <w:noProof/>
                <w:webHidden/>
                <w:sz w:val="32"/>
                <w:szCs w:val="32"/>
              </w:rPr>
              <w:tab/>
            </w:r>
            <w:r w:rsidR="005E364C" w:rsidRPr="00F44202">
              <w:rPr>
                <w:rFonts w:ascii="Times New Roman" w:hAnsi="Times New Roman" w:cs="Times New Roman"/>
                <w:noProof/>
                <w:webHidden/>
                <w:sz w:val="32"/>
                <w:szCs w:val="32"/>
              </w:rPr>
              <w:fldChar w:fldCharType="begin"/>
            </w:r>
            <w:r w:rsidR="005E364C" w:rsidRPr="00F44202">
              <w:rPr>
                <w:rFonts w:ascii="Times New Roman" w:hAnsi="Times New Roman" w:cs="Times New Roman"/>
                <w:noProof/>
                <w:webHidden/>
                <w:sz w:val="32"/>
                <w:szCs w:val="32"/>
              </w:rPr>
              <w:instrText xml:space="preserve"> PAGEREF _Toc129382069 \h </w:instrText>
            </w:r>
            <w:r w:rsidR="005E364C" w:rsidRPr="00F44202">
              <w:rPr>
                <w:rFonts w:ascii="Times New Roman" w:hAnsi="Times New Roman" w:cs="Times New Roman"/>
                <w:noProof/>
                <w:webHidden/>
                <w:sz w:val="32"/>
                <w:szCs w:val="32"/>
              </w:rPr>
            </w:r>
            <w:r w:rsidR="005E364C" w:rsidRPr="00F44202">
              <w:rPr>
                <w:rFonts w:ascii="Times New Roman" w:hAnsi="Times New Roman" w:cs="Times New Roman"/>
                <w:noProof/>
                <w:webHidden/>
                <w:sz w:val="32"/>
                <w:szCs w:val="32"/>
              </w:rPr>
              <w:fldChar w:fldCharType="separate"/>
            </w:r>
            <w:r w:rsidR="008B75C4">
              <w:rPr>
                <w:rFonts w:ascii="Times New Roman" w:hAnsi="Times New Roman" w:cs="Times New Roman"/>
                <w:noProof/>
                <w:webHidden/>
                <w:sz w:val="32"/>
                <w:szCs w:val="32"/>
              </w:rPr>
              <w:t>2</w:t>
            </w:r>
            <w:r w:rsidR="005E364C" w:rsidRPr="00F44202">
              <w:rPr>
                <w:rFonts w:ascii="Times New Roman" w:hAnsi="Times New Roman" w:cs="Times New Roman"/>
                <w:noProof/>
                <w:webHidden/>
                <w:sz w:val="32"/>
                <w:szCs w:val="32"/>
              </w:rPr>
              <w:fldChar w:fldCharType="end"/>
            </w:r>
          </w:hyperlink>
        </w:p>
        <w:p w14:paraId="5B51E1D0" w14:textId="536D5610" w:rsidR="005E364C" w:rsidRPr="00F44202" w:rsidRDefault="00000000">
          <w:pPr>
            <w:pStyle w:val="21"/>
            <w:rPr>
              <w:rFonts w:ascii="Times New Roman" w:hAnsi="Times New Roman" w:cs="Times New Roman"/>
              <w:smallCaps w:val="0"/>
              <w:noProof/>
              <w:kern w:val="2"/>
              <w:sz w:val="32"/>
              <w:szCs w:val="32"/>
            </w:rPr>
          </w:pPr>
          <w:hyperlink w:anchor="_Toc129382070" w:history="1">
            <w:r w:rsidR="005E364C" w:rsidRPr="00F44202">
              <w:rPr>
                <w:rStyle w:val="ab"/>
                <w:rFonts w:ascii="Times New Roman" w:eastAsia="BiauKai" w:hAnsi="Times New Roman" w:cs="Times New Roman"/>
                <w:noProof/>
                <w:sz w:val="32"/>
                <w:szCs w:val="32"/>
              </w:rPr>
              <w:t>第一章</w:t>
            </w:r>
            <w:r w:rsidR="005E364C" w:rsidRPr="00F44202">
              <w:rPr>
                <w:rStyle w:val="ab"/>
                <w:rFonts w:ascii="Times New Roman" w:eastAsia="BiauKai" w:hAnsi="Times New Roman" w:cs="Times New Roman"/>
                <w:noProof/>
                <w:sz w:val="32"/>
                <w:szCs w:val="32"/>
              </w:rPr>
              <w:t xml:space="preserve"> </w:t>
            </w:r>
            <w:r w:rsidR="005E364C" w:rsidRPr="00F44202">
              <w:rPr>
                <w:rStyle w:val="ab"/>
                <w:rFonts w:ascii="Times New Roman" w:eastAsia="BiauKai" w:hAnsi="Times New Roman" w:cs="Times New Roman"/>
                <w:noProof/>
                <w:sz w:val="32"/>
                <w:szCs w:val="32"/>
              </w:rPr>
              <w:t>簡介</w:t>
            </w:r>
            <w:r w:rsidR="005E364C" w:rsidRPr="00F44202">
              <w:rPr>
                <w:rFonts w:ascii="Times New Roman" w:hAnsi="Times New Roman" w:cs="Times New Roman"/>
                <w:noProof/>
                <w:webHidden/>
                <w:sz w:val="32"/>
                <w:szCs w:val="32"/>
              </w:rPr>
              <w:tab/>
            </w:r>
            <w:r w:rsidR="005E364C" w:rsidRPr="00F44202">
              <w:rPr>
                <w:rFonts w:ascii="Times New Roman" w:hAnsi="Times New Roman" w:cs="Times New Roman"/>
                <w:noProof/>
                <w:webHidden/>
                <w:sz w:val="32"/>
                <w:szCs w:val="32"/>
              </w:rPr>
              <w:fldChar w:fldCharType="begin"/>
            </w:r>
            <w:r w:rsidR="005E364C" w:rsidRPr="00F44202">
              <w:rPr>
                <w:rFonts w:ascii="Times New Roman" w:hAnsi="Times New Roman" w:cs="Times New Roman"/>
                <w:noProof/>
                <w:webHidden/>
                <w:sz w:val="32"/>
                <w:szCs w:val="32"/>
              </w:rPr>
              <w:instrText xml:space="preserve"> PAGEREF _Toc129382070 \h </w:instrText>
            </w:r>
            <w:r w:rsidR="005E364C" w:rsidRPr="00F44202">
              <w:rPr>
                <w:rFonts w:ascii="Times New Roman" w:hAnsi="Times New Roman" w:cs="Times New Roman"/>
                <w:noProof/>
                <w:webHidden/>
                <w:sz w:val="32"/>
                <w:szCs w:val="32"/>
              </w:rPr>
            </w:r>
            <w:r w:rsidR="005E364C" w:rsidRPr="00F44202">
              <w:rPr>
                <w:rFonts w:ascii="Times New Roman" w:hAnsi="Times New Roman" w:cs="Times New Roman"/>
                <w:noProof/>
                <w:webHidden/>
                <w:sz w:val="32"/>
                <w:szCs w:val="32"/>
              </w:rPr>
              <w:fldChar w:fldCharType="separate"/>
            </w:r>
            <w:r w:rsidR="008B75C4">
              <w:rPr>
                <w:rFonts w:ascii="Times New Roman" w:hAnsi="Times New Roman" w:cs="Times New Roman"/>
                <w:noProof/>
                <w:webHidden/>
                <w:sz w:val="32"/>
                <w:szCs w:val="32"/>
              </w:rPr>
              <w:t>4</w:t>
            </w:r>
            <w:r w:rsidR="005E364C" w:rsidRPr="00F44202">
              <w:rPr>
                <w:rFonts w:ascii="Times New Roman" w:hAnsi="Times New Roman" w:cs="Times New Roman"/>
                <w:noProof/>
                <w:webHidden/>
                <w:sz w:val="32"/>
                <w:szCs w:val="32"/>
              </w:rPr>
              <w:fldChar w:fldCharType="end"/>
            </w:r>
          </w:hyperlink>
        </w:p>
        <w:p w14:paraId="6F50C865" w14:textId="1A5413D2" w:rsidR="005E364C" w:rsidRPr="00F44202" w:rsidRDefault="00000000">
          <w:pPr>
            <w:pStyle w:val="21"/>
            <w:rPr>
              <w:rFonts w:ascii="Times New Roman" w:hAnsi="Times New Roman" w:cs="Times New Roman"/>
              <w:smallCaps w:val="0"/>
              <w:noProof/>
              <w:kern w:val="2"/>
              <w:sz w:val="32"/>
              <w:szCs w:val="32"/>
            </w:rPr>
          </w:pPr>
          <w:hyperlink w:anchor="_Toc129382071" w:history="1">
            <w:r w:rsidR="005E364C" w:rsidRPr="00F44202">
              <w:rPr>
                <w:rStyle w:val="ab"/>
                <w:rFonts w:ascii="Times New Roman" w:eastAsia="BiauKai" w:hAnsi="Times New Roman" w:cs="Times New Roman"/>
                <w:noProof/>
                <w:sz w:val="32"/>
                <w:szCs w:val="32"/>
              </w:rPr>
              <w:t>第二章</w:t>
            </w:r>
            <w:r w:rsidR="005E364C" w:rsidRPr="00F44202">
              <w:rPr>
                <w:rStyle w:val="ab"/>
                <w:rFonts w:ascii="Times New Roman" w:eastAsia="BiauKai" w:hAnsi="Times New Roman" w:cs="Times New Roman"/>
                <w:noProof/>
                <w:sz w:val="32"/>
                <w:szCs w:val="32"/>
              </w:rPr>
              <w:t xml:space="preserve"> </w:t>
            </w:r>
            <w:r w:rsidR="005E364C" w:rsidRPr="00F44202">
              <w:rPr>
                <w:rStyle w:val="ab"/>
                <w:rFonts w:ascii="Times New Roman" w:eastAsia="BiauKai" w:hAnsi="Times New Roman" w:cs="Times New Roman"/>
                <w:noProof/>
                <w:sz w:val="32"/>
                <w:szCs w:val="32"/>
              </w:rPr>
              <w:t>研究方法</w:t>
            </w:r>
            <w:r w:rsidR="005E364C" w:rsidRPr="00F44202">
              <w:rPr>
                <w:rFonts w:ascii="Times New Roman" w:hAnsi="Times New Roman" w:cs="Times New Roman"/>
                <w:noProof/>
                <w:webHidden/>
                <w:sz w:val="32"/>
                <w:szCs w:val="32"/>
              </w:rPr>
              <w:tab/>
            </w:r>
            <w:r w:rsidR="005E364C" w:rsidRPr="00F44202">
              <w:rPr>
                <w:rFonts w:ascii="Times New Roman" w:hAnsi="Times New Roman" w:cs="Times New Roman"/>
                <w:noProof/>
                <w:webHidden/>
                <w:sz w:val="32"/>
                <w:szCs w:val="32"/>
              </w:rPr>
              <w:fldChar w:fldCharType="begin"/>
            </w:r>
            <w:r w:rsidR="005E364C" w:rsidRPr="00F44202">
              <w:rPr>
                <w:rFonts w:ascii="Times New Roman" w:hAnsi="Times New Roman" w:cs="Times New Roman"/>
                <w:noProof/>
                <w:webHidden/>
                <w:sz w:val="32"/>
                <w:szCs w:val="32"/>
              </w:rPr>
              <w:instrText xml:space="preserve"> PAGEREF _Toc129382071 \h </w:instrText>
            </w:r>
            <w:r w:rsidR="005E364C" w:rsidRPr="00F44202">
              <w:rPr>
                <w:rFonts w:ascii="Times New Roman" w:hAnsi="Times New Roman" w:cs="Times New Roman"/>
                <w:noProof/>
                <w:webHidden/>
                <w:sz w:val="32"/>
                <w:szCs w:val="32"/>
              </w:rPr>
            </w:r>
            <w:r w:rsidR="005E364C" w:rsidRPr="00F44202">
              <w:rPr>
                <w:rFonts w:ascii="Times New Roman" w:hAnsi="Times New Roman" w:cs="Times New Roman"/>
                <w:noProof/>
                <w:webHidden/>
                <w:sz w:val="32"/>
                <w:szCs w:val="32"/>
              </w:rPr>
              <w:fldChar w:fldCharType="separate"/>
            </w:r>
            <w:r w:rsidR="008B75C4">
              <w:rPr>
                <w:rFonts w:ascii="Times New Roman" w:hAnsi="Times New Roman" w:cs="Times New Roman"/>
                <w:noProof/>
                <w:webHidden/>
                <w:sz w:val="32"/>
                <w:szCs w:val="32"/>
              </w:rPr>
              <w:t>6</w:t>
            </w:r>
            <w:r w:rsidR="005E364C" w:rsidRPr="00F44202">
              <w:rPr>
                <w:rFonts w:ascii="Times New Roman" w:hAnsi="Times New Roman" w:cs="Times New Roman"/>
                <w:noProof/>
                <w:webHidden/>
                <w:sz w:val="32"/>
                <w:szCs w:val="32"/>
              </w:rPr>
              <w:fldChar w:fldCharType="end"/>
            </w:r>
          </w:hyperlink>
        </w:p>
        <w:p w14:paraId="0924B0BF" w14:textId="74A46F3C" w:rsidR="005E364C" w:rsidRPr="00F44202" w:rsidRDefault="00000000">
          <w:pPr>
            <w:pStyle w:val="31"/>
            <w:tabs>
              <w:tab w:val="right" w:leader="dot" w:pos="10609"/>
            </w:tabs>
            <w:rPr>
              <w:rFonts w:ascii="Times New Roman" w:hAnsi="Times New Roman" w:cs="Times New Roman"/>
              <w:i w:val="0"/>
              <w:iCs w:val="0"/>
              <w:noProof/>
              <w:kern w:val="2"/>
              <w:sz w:val="32"/>
              <w:szCs w:val="32"/>
            </w:rPr>
          </w:pPr>
          <w:hyperlink w:anchor="_Toc129382072" w:history="1">
            <w:r w:rsidR="005E364C" w:rsidRPr="00F44202">
              <w:rPr>
                <w:rStyle w:val="ab"/>
                <w:rFonts w:ascii="Times New Roman" w:eastAsia="BiauKai" w:hAnsi="Times New Roman" w:cs="Times New Roman"/>
                <w:noProof/>
                <w:sz w:val="32"/>
                <w:szCs w:val="32"/>
              </w:rPr>
              <w:t>2.1</w:t>
            </w:r>
            <w:r w:rsidR="005E364C" w:rsidRPr="00F44202">
              <w:rPr>
                <w:rStyle w:val="ab"/>
                <w:rFonts w:ascii="Times New Roman" w:eastAsia="BiauKai" w:hAnsi="Times New Roman" w:cs="Times New Roman"/>
                <w:noProof/>
                <w:sz w:val="32"/>
                <w:szCs w:val="32"/>
              </w:rPr>
              <w:t>受測者及數據集來源</w:t>
            </w:r>
            <w:r w:rsidR="005E364C" w:rsidRPr="00F44202">
              <w:rPr>
                <w:rFonts w:ascii="Times New Roman" w:hAnsi="Times New Roman" w:cs="Times New Roman"/>
                <w:noProof/>
                <w:webHidden/>
                <w:sz w:val="32"/>
                <w:szCs w:val="32"/>
              </w:rPr>
              <w:tab/>
            </w:r>
            <w:r w:rsidR="005E364C" w:rsidRPr="00F44202">
              <w:rPr>
                <w:rFonts w:ascii="Times New Roman" w:hAnsi="Times New Roman" w:cs="Times New Roman"/>
                <w:noProof/>
                <w:webHidden/>
                <w:sz w:val="32"/>
                <w:szCs w:val="32"/>
              </w:rPr>
              <w:fldChar w:fldCharType="begin"/>
            </w:r>
            <w:r w:rsidR="005E364C" w:rsidRPr="00F44202">
              <w:rPr>
                <w:rFonts w:ascii="Times New Roman" w:hAnsi="Times New Roman" w:cs="Times New Roman"/>
                <w:noProof/>
                <w:webHidden/>
                <w:sz w:val="32"/>
                <w:szCs w:val="32"/>
              </w:rPr>
              <w:instrText xml:space="preserve"> PAGEREF _Toc129382072 \h </w:instrText>
            </w:r>
            <w:r w:rsidR="005E364C" w:rsidRPr="00F44202">
              <w:rPr>
                <w:rFonts w:ascii="Times New Roman" w:hAnsi="Times New Roman" w:cs="Times New Roman"/>
                <w:noProof/>
                <w:webHidden/>
                <w:sz w:val="32"/>
                <w:szCs w:val="32"/>
              </w:rPr>
            </w:r>
            <w:r w:rsidR="005E364C" w:rsidRPr="00F44202">
              <w:rPr>
                <w:rFonts w:ascii="Times New Roman" w:hAnsi="Times New Roman" w:cs="Times New Roman"/>
                <w:noProof/>
                <w:webHidden/>
                <w:sz w:val="32"/>
                <w:szCs w:val="32"/>
              </w:rPr>
              <w:fldChar w:fldCharType="separate"/>
            </w:r>
            <w:r w:rsidR="008B75C4">
              <w:rPr>
                <w:rFonts w:ascii="Times New Roman" w:hAnsi="Times New Roman" w:cs="Times New Roman"/>
                <w:noProof/>
                <w:webHidden/>
                <w:sz w:val="32"/>
                <w:szCs w:val="32"/>
              </w:rPr>
              <w:t>6</w:t>
            </w:r>
            <w:r w:rsidR="005E364C" w:rsidRPr="00F44202">
              <w:rPr>
                <w:rFonts w:ascii="Times New Roman" w:hAnsi="Times New Roman" w:cs="Times New Roman"/>
                <w:noProof/>
                <w:webHidden/>
                <w:sz w:val="32"/>
                <w:szCs w:val="32"/>
              </w:rPr>
              <w:fldChar w:fldCharType="end"/>
            </w:r>
          </w:hyperlink>
        </w:p>
        <w:p w14:paraId="5F9D5225" w14:textId="7DE3EBC0" w:rsidR="005E364C" w:rsidRPr="00F44202" w:rsidRDefault="00000000">
          <w:pPr>
            <w:pStyle w:val="31"/>
            <w:tabs>
              <w:tab w:val="right" w:leader="dot" w:pos="10609"/>
            </w:tabs>
            <w:rPr>
              <w:rFonts w:ascii="Times New Roman" w:hAnsi="Times New Roman" w:cs="Times New Roman"/>
              <w:i w:val="0"/>
              <w:iCs w:val="0"/>
              <w:noProof/>
              <w:kern w:val="2"/>
              <w:sz w:val="32"/>
              <w:szCs w:val="32"/>
            </w:rPr>
          </w:pPr>
          <w:hyperlink w:anchor="_Toc129382073" w:history="1">
            <w:r w:rsidR="005E364C" w:rsidRPr="00F44202">
              <w:rPr>
                <w:rStyle w:val="ab"/>
                <w:rFonts w:ascii="Times New Roman" w:eastAsia="BiauKai" w:hAnsi="Times New Roman" w:cs="Times New Roman"/>
                <w:noProof/>
                <w:sz w:val="32"/>
                <w:szCs w:val="32"/>
              </w:rPr>
              <w:t>2.2</w:t>
            </w:r>
            <w:r w:rsidR="005E364C" w:rsidRPr="00F44202">
              <w:rPr>
                <w:rStyle w:val="ab"/>
                <w:rFonts w:ascii="Times New Roman" w:eastAsia="BiauKai" w:hAnsi="Times New Roman" w:cs="Times New Roman"/>
                <w:noProof/>
                <w:sz w:val="32"/>
                <w:szCs w:val="32"/>
              </w:rPr>
              <w:t>設備</w:t>
            </w:r>
            <w:r w:rsidR="005E364C" w:rsidRPr="00F44202">
              <w:rPr>
                <w:rFonts w:ascii="Times New Roman" w:hAnsi="Times New Roman" w:cs="Times New Roman"/>
                <w:noProof/>
                <w:webHidden/>
                <w:sz w:val="32"/>
                <w:szCs w:val="32"/>
              </w:rPr>
              <w:tab/>
            </w:r>
            <w:r w:rsidR="005E364C" w:rsidRPr="00F44202">
              <w:rPr>
                <w:rFonts w:ascii="Times New Roman" w:hAnsi="Times New Roman" w:cs="Times New Roman"/>
                <w:noProof/>
                <w:webHidden/>
                <w:sz w:val="32"/>
                <w:szCs w:val="32"/>
              </w:rPr>
              <w:fldChar w:fldCharType="begin"/>
            </w:r>
            <w:r w:rsidR="005E364C" w:rsidRPr="00F44202">
              <w:rPr>
                <w:rFonts w:ascii="Times New Roman" w:hAnsi="Times New Roman" w:cs="Times New Roman"/>
                <w:noProof/>
                <w:webHidden/>
                <w:sz w:val="32"/>
                <w:szCs w:val="32"/>
              </w:rPr>
              <w:instrText xml:space="preserve"> PAGEREF _Toc129382073 \h </w:instrText>
            </w:r>
            <w:r w:rsidR="005E364C" w:rsidRPr="00F44202">
              <w:rPr>
                <w:rFonts w:ascii="Times New Roman" w:hAnsi="Times New Roman" w:cs="Times New Roman"/>
                <w:noProof/>
                <w:webHidden/>
                <w:sz w:val="32"/>
                <w:szCs w:val="32"/>
              </w:rPr>
            </w:r>
            <w:r w:rsidR="005E364C" w:rsidRPr="00F44202">
              <w:rPr>
                <w:rFonts w:ascii="Times New Roman" w:hAnsi="Times New Roman" w:cs="Times New Roman"/>
                <w:noProof/>
                <w:webHidden/>
                <w:sz w:val="32"/>
                <w:szCs w:val="32"/>
              </w:rPr>
              <w:fldChar w:fldCharType="separate"/>
            </w:r>
            <w:r w:rsidR="008B75C4">
              <w:rPr>
                <w:rFonts w:ascii="Times New Roman" w:hAnsi="Times New Roman" w:cs="Times New Roman"/>
                <w:noProof/>
                <w:webHidden/>
                <w:sz w:val="32"/>
                <w:szCs w:val="32"/>
              </w:rPr>
              <w:t>6</w:t>
            </w:r>
            <w:r w:rsidR="005E364C" w:rsidRPr="00F44202">
              <w:rPr>
                <w:rFonts w:ascii="Times New Roman" w:hAnsi="Times New Roman" w:cs="Times New Roman"/>
                <w:noProof/>
                <w:webHidden/>
                <w:sz w:val="32"/>
                <w:szCs w:val="32"/>
              </w:rPr>
              <w:fldChar w:fldCharType="end"/>
            </w:r>
          </w:hyperlink>
        </w:p>
        <w:p w14:paraId="31654F93" w14:textId="1B7C3415" w:rsidR="005E364C" w:rsidRPr="00F44202" w:rsidRDefault="00000000">
          <w:pPr>
            <w:pStyle w:val="31"/>
            <w:tabs>
              <w:tab w:val="right" w:leader="dot" w:pos="10609"/>
            </w:tabs>
            <w:rPr>
              <w:rFonts w:ascii="Times New Roman" w:hAnsi="Times New Roman" w:cs="Times New Roman"/>
              <w:i w:val="0"/>
              <w:iCs w:val="0"/>
              <w:noProof/>
              <w:kern w:val="2"/>
              <w:sz w:val="32"/>
              <w:szCs w:val="32"/>
            </w:rPr>
          </w:pPr>
          <w:hyperlink w:anchor="_Toc129382074" w:history="1">
            <w:r w:rsidR="005E364C" w:rsidRPr="00F44202">
              <w:rPr>
                <w:rStyle w:val="ab"/>
                <w:rFonts w:ascii="Times New Roman" w:eastAsia="BiauKai" w:hAnsi="Times New Roman" w:cs="Times New Roman"/>
                <w:noProof/>
                <w:sz w:val="32"/>
                <w:szCs w:val="32"/>
              </w:rPr>
              <w:t>2.3</w:t>
            </w:r>
            <w:r w:rsidR="005E364C" w:rsidRPr="00F44202">
              <w:rPr>
                <w:rStyle w:val="ab"/>
                <w:rFonts w:ascii="Times New Roman" w:eastAsia="BiauKai" w:hAnsi="Times New Roman" w:cs="Times New Roman"/>
                <w:noProof/>
                <w:sz w:val="32"/>
                <w:szCs w:val="32"/>
              </w:rPr>
              <w:t>深度學習回歸模型</w:t>
            </w:r>
            <w:r w:rsidR="005E364C" w:rsidRPr="00F44202">
              <w:rPr>
                <w:rFonts w:ascii="Times New Roman" w:hAnsi="Times New Roman" w:cs="Times New Roman"/>
                <w:noProof/>
                <w:webHidden/>
                <w:sz w:val="32"/>
                <w:szCs w:val="32"/>
              </w:rPr>
              <w:tab/>
            </w:r>
            <w:r w:rsidR="005E364C" w:rsidRPr="00F44202">
              <w:rPr>
                <w:rFonts w:ascii="Times New Roman" w:hAnsi="Times New Roman" w:cs="Times New Roman"/>
                <w:noProof/>
                <w:webHidden/>
                <w:sz w:val="32"/>
                <w:szCs w:val="32"/>
              </w:rPr>
              <w:fldChar w:fldCharType="begin"/>
            </w:r>
            <w:r w:rsidR="005E364C" w:rsidRPr="00F44202">
              <w:rPr>
                <w:rFonts w:ascii="Times New Roman" w:hAnsi="Times New Roman" w:cs="Times New Roman"/>
                <w:noProof/>
                <w:webHidden/>
                <w:sz w:val="32"/>
                <w:szCs w:val="32"/>
              </w:rPr>
              <w:instrText xml:space="preserve"> PAGEREF _Toc129382074 \h </w:instrText>
            </w:r>
            <w:r w:rsidR="005E364C" w:rsidRPr="00F44202">
              <w:rPr>
                <w:rFonts w:ascii="Times New Roman" w:hAnsi="Times New Roman" w:cs="Times New Roman"/>
                <w:noProof/>
                <w:webHidden/>
                <w:sz w:val="32"/>
                <w:szCs w:val="32"/>
              </w:rPr>
            </w:r>
            <w:r w:rsidR="005E364C" w:rsidRPr="00F44202">
              <w:rPr>
                <w:rFonts w:ascii="Times New Roman" w:hAnsi="Times New Roman" w:cs="Times New Roman"/>
                <w:noProof/>
                <w:webHidden/>
                <w:sz w:val="32"/>
                <w:szCs w:val="32"/>
              </w:rPr>
              <w:fldChar w:fldCharType="separate"/>
            </w:r>
            <w:r w:rsidR="008B75C4">
              <w:rPr>
                <w:rFonts w:ascii="Times New Roman" w:hAnsi="Times New Roman" w:cs="Times New Roman"/>
                <w:noProof/>
                <w:webHidden/>
                <w:sz w:val="32"/>
                <w:szCs w:val="32"/>
              </w:rPr>
              <w:t>8</w:t>
            </w:r>
            <w:r w:rsidR="005E364C" w:rsidRPr="00F44202">
              <w:rPr>
                <w:rFonts w:ascii="Times New Roman" w:hAnsi="Times New Roman" w:cs="Times New Roman"/>
                <w:noProof/>
                <w:webHidden/>
                <w:sz w:val="32"/>
                <w:szCs w:val="32"/>
              </w:rPr>
              <w:fldChar w:fldCharType="end"/>
            </w:r>
          </w:hyperlink>
        </w:p>
        <w:p w14:paraId="16AA9717" w14:textId="5CA9A9B6" w:rsidR="005E364C" w:rsidRPr="00F44202" w:rsidRDefault="00000000">
          <w:pPr>
            <w:pStyle w:val="21"/>
            <w:rPr>
              <w:rFonts w:ascii="Times New Roman" w:hAnsi="Times New Roman" w:cs="Times New Roman"/>
              <w:smallCaps w:val="0"/>
              <w:noProof/>
              <w:kern w:val="2"/>
              <w:sz w:val="32"/>
              <w:szCs w:val="32"/>
            </w:rPr>
          </w:pPr>
          <w:hyperlink w:anchor="_Toc129382075" w:history="1">
            <w:r w:rsidR="005E364C" w:rsidRPr="00F44202">
              <w:rPr>
                <w:rStyle w:val="ab"/>
                <w:rFonts w:ascii="Times New Roman" w:eastAsia="BiauKai" w:hAnsi="Times New Roman" w:cs="Times New Roman"/>
                <w:noProof/>
                <w:sz w:val="32"/>
                <w:szCs w:val="32"/>
              </w:rPr>
              <w:t>第三章</w:t>
            </w:r>
            <w:r w:rsidR="005E364C" w:rsidRPr="00F44202">
              <w:rPr>
                <w:rStyle w:val="ab"/>
                <w:rFonts w:ascii="Times New Roman" w:eastAsia="BiauKai" w:hAnsi="Times New Roman" w:cs="Times New Roman"/>
                <w:noProof/>
                <w:sz w:val="32"/>
                <w:szCs w:val="32"/>
              </w:rPr>
              <w:t xml:space="preserve"> </w:t>
            </w:r>
            <w:r w:rsidR="005E364C" w:rsidRPr="00F44202">
              <w:rPr>
                <w:rStyle w:val="ab"/>
                <w:rFonts w:ascii="Times New Roman" w:eastAsia="BiauKai" w:hAnsi="Times New Roman" w:cs="Times New Roman"/>
                <w:noProof/>
                <w:sz w:val="32"/>
                <w:szCs w:val="32"/>
              </w:rPr>
              <w:t>研究步驟</w:t>
            </w:r>
            <w:r w:rsidR="005E364C" w:rsidRPr="00F44202">
              <w:rPr>
                <w:rStyle w:val="ab"/>
                <w:rFonts w:ascii="Times New Roman" w:eastAsia="BiauKai" w:hAnsi="Times New Roman" w:cs="Times New Roman"/>
                <w:noProof/>
                <w:sz w:val="32"/>
                <w:szCs w:val="32"/>
              </w:rPr>
              <w:t>(</w:t>
            </w:r>
            <w:r w:rsidR="005E364C" w:rsidRPr="00F44202">
              <w:rPr>
                <w:rStyle w:val="ab"/>
                <w:rFonts w:ascii="Times New Roman" w:eastAsia="BiauKai" w:hAnsi="Times New Roman" w:cs="Times New Roman"/>
                <w:noProof/>
                <w:sz w:val="32"/>
                <w:szCs w:val="32"/>
              </w:rPr>
              <w:t>辨識系統</w:t>
            </w:r>
            <w:r w:rsidR="005E364C" w:rsidRPr="00F44202">
              <w:rPr>
                <w:rStyle w:val="ab"/>
                <w:rFonts w:ascii="Times New Roman" w:eastAsia="BiauKai" w:hAnsi="Times New Roman" w:cs="Times New Roman"/>
                <w:noProof/>
                <w:sz w:val="32"/>
                <w:szCs w:val="32"/>
              </w:rPr>
              <w:t>)</w:t>
            </w:r>
            <w:r w:rsidR="005E364C" w:rsidRPr="00F44202">
              <w:rPr>
                <w:rFonts w:ascii="Times New Roman" w:hAnsi="Times New Roman" w:cs="Times New Roman"/>
                <w:noProof/>
                <w:webHidden/>
                <w:sz w:val="32"/>
                <w:szCs w:val="32"/>
              </w:rPr>
              <w:tab/>
            </w:r>
            <w:r w:rsidR="005E364C" w:rsidRPr="00F44202">
              <w:rPr>
                <w:rFonts w:ascii="Times New Roman" w:hAnsi="Times New Roman" w:cs="Times New Roman"/>
                <w:noProof/>
                <w:webHidden/>
                <w:sz w:val="32"/>
                <w:szCs w:val="32"/>
              </w:rPr>
              <w:fldChar w:fldCharType="begin"/>
            </w:r>
            <w:r w:rsidR="005E364C" w:rsidRPr="00F44202">
              <w:rPr>
                <w:rFonts w:ascii="Times New Roman" w:hAnsi="Times New Roman" w:cs="Times New Roman"/>
                <w:noProof/>
                <w:webHidden/>
                <w:sz w:val="32"/>
                <w:szCs w:val="32"/>
              </w:rPr>
              <w:instrText xml:space="preserve"> PAGEREF _Toc129382075 \h </w:instrText>
            </w:r>
            <w:r w:rsidR="005E364C" w:rsidRPr="00F44202">
              <w:rPr>
                <w:rFonts w:ascii="Times New Roman" w:hAnsi="Times New Roman" w:cs="Times New Roman"/>
                <w:noProof/>
                <w:webHidden/>
                <w:sz w:val="32"/>
                <w:szCs w:val="32"/>
              </w:rPr>
            </w:r>
            <w:r w:rsidR="005E364C" w:rsidRPr="00F44202">
              <w:rPr>
                <w:rFonts w:ascii="Times New Roman" w:hAnsi="Times New Roman" w:cs="Times New Roman"/>
                <w:noProof/>
                <w:webHidden/>
                <w:sz w:val="32"/>
                <w:szCs w:val="32"/>
              </w:rPr>
              <w:fldChar w:fldCharType="separate"/>
            </w:r>
            <w:r w:rsidR="008B75C4">
              <w:rPr>
                <w:rFonts w:ascii="Times New Roman" w:hAnsi="Times New Roman" w:cs="Times New Roman"/>
                <w:noProof/>
                <w:webHidden/>
                <w:sz w:val="32"/>
                <w:szCs w:val="32"/>
              </w:rPr>
              <w:t>9</w:t>
            </w:r>
            <w:r w:rsidR="005E364C" w:rsidRPr="00F44202">
              <w:rPr>
                <w:rFonts w:ascii="Times New Roman" w:hAnsi="Times New Roman" w:cs="Times New Roman"/>
                <w:noProof/>
                <w:webHidden/>
                <w:sz w:val="32"/>
                <w:szCs w:val="32"/>
              </w:rPr>
              <w:fldChar w:fldCharType="end"/>
            </w:r>
          </w:hyperlink>
        </w:p>
        <w:p w14:paraId="29731B48" w14:textId="0B393010" w:rsidR="005E364C" w:rsidRPr="00F44202" w:rsidRDefault="00000000">
          <w:pPr>
            <w:pStyle w:val="31"/>
            <w:tabs>
              <w:tab w:val="right" w:leader="dot" w:pos="10609"/>
            </w:tabs>
            <w:rPr>
              <w:rFonts w:ascii="Times New Roman" w:hAnsi="Times New Roman" w:cs="Times New Roman"/>
              <w:i w:val="0"/>
              <w:iCs w:val="0"/>
              <w:noProof/>
              <w:kern w:val="2"/>
              <w:sz w:val="32"/>
              <w:szCs w:val="32"/>
            </w:rPr>
          </w:pPr>
          <w:hyperlink w:anchor="_Toc129382076" w:history="1">
            <w:r w:rsidR="005E364C" w:rsidRPr="00F44202">
              <w:rPr>
                <w:rStyle w:val="ab"/>
                <w:rFonts w:ascii="Times New Roman" w:eastAsia="BiauKai" w:hAnsi="Times New Roman" w:cs="Times New Roman"/>
                <w:noProof/>
                <w:sz w:val="32"/>
                <w:szCs w:val="32"/>
              </w:rPr>
              <w:t>3.1</w:t>
            </w:r>
            <w:r w:rsidR="005E364C" w:rsidRPr="00F44202">
              <w:rPr>
                <w:rStyle w:val="ab"/>
                <w:rFonts w:ascii="Times New Roman" w:eastAsia="BiauKai" w:hAnsi="Times New Roman" w:cs="Times New Roman"/>
                <w:noProof/>
                <w:sz w:val="32"/>
                <w:szCs w:val="32"/>
              </w:rPr>
              <w:t>預測模型特徵：</w:t>
            </w:r>
            <w:r w:rsidR="005E364C" w:rsidRPr="00F44202">
              <w:rPr>
                <w:rFonts w:ascii="Times New Roman" w:hAnsi="Times New Roman" w:cs="Times New Roman"/>
                <w:noProof/>
                <w:webHidden/>
                <w:sz w:val="32"/>
                <w:szCs w:val="32"/>
              </w:rPr>
              <w:tab/>
            </w:r>
            <w:r w:rsidR="005E364C" w:rsidRPr="00F44202">
              <w:rPr>
                <w:rFonts w:ascii="Times New Roman" w:hAnsi="Times New Roman" w:cs="Times New Roman"/>
                <w:noProof/>
                <w:webHidden/>
                <w:sz w:val="32"/>
                <w:szCs w:val="32"/>
              </w:rPr>
              <w:fldChar w:fldCharType="begin"/>
            </w:r>
            <w:r w:rsidR="005E364C" w:rsidRPr="00F44202">
              <w:rPr>
                <w:rFonts w:ascii="Times New Roman" w:hAnsi="Times New Roman" w:cs="Times New Roman"/>
                <w:noProof/>
                <w:webHidden/>
                <w:sz w:val="32"/>
                <w:szCs w:val="32"/>
              </w:rPr>
              <w:instrText xml:space="preserve"> PAGEREF _Toc129382076 \h </w:instrText>
            </w:r>
            <w:r w:rsidR="005E364C" w:rsidRPr="00F44202">
              <w:rPr>
                <w:rFonts w:ascii="Times New Roman" w:hAnsi="Times New Roman" w:cs="Times New Roman"/>
                <w:noProof/>
                <w:webHidden/>
                <w:sz w:val="32"/>
                <w:szCs w:val="32"/>
              </w:rPr>
            </w:r>
            <w:r w:rsidR="005E364C" w:rsidRPr="00F44202">
              <w:rPr>
                <w:rFonts w:ascii="Times New Roman" w:hAnsi="Times New Roman" w:cs="Times New Roman"/>
                <w:noProof/>
                <w:webHidden/>
                <w:sz w:val="32"/>
                <w:szCs w:val="32"/>
              </w:rPr>
              <w:fldChar w:fldCharType="separate"/>
            </w:r>
            <w:r w:rsidR="008B75C4">
              <w:rPr>
                <w:rFonts w:ascii="Times New Roman" w:hAnsi="Times New Roman" w:cs="Times New Roman"/>
                <w:noProof/>
                <w:webHidden/>
                <w:sz w:val="32"/>
                <w:szCs w:val="32"/>
              </w:rPr>
              <w:t>10</w:t>
            </w:r>
            <w:r w:rsidR="005E364C" w:rsidRPr="00F44202">
              <w:rPr>
                <w:rFonts w:ascii="Times New Roman" w:hAnsi="Times New Roman" w:cs="Times New Roman"/>
                <w:noProof/>
                <w:webHidden/>
                <w:sz w:val="32"/>
                <w:szCs w:val="32"/>
              </w:rPr>
              <w:fldChar w:fldCharType="end"/>
            </w:r>
          </w:hyperlink>
        </w:p>
        <w:p w14:paraId="3FEA6F66" w14:textId="05393237" w:rsidR="005E364C" w:rsidRPr="00F44202" w:rsidRDefault="00000000">
          <w:pPr>
            <w:pStyle w:val="31"/>
            <w:tabs>
              <w:tab w:val="right" w:leader="dot" w:pos="10609"/>
            </w:tabs>
            <w:rPr>
              <w:rFonts w:ascii="Times New Roman" w:hAnsi="Times New Roman" w:cs="Times New Roman"/>
              <w:i w:val="0"/>
              <w:iCs w:val="0"/>
              <w:noProof/>
              <w:kern w:val="2"/>
              <w:sz w:val="32"/>
              <w:szCs w:val="32"/>
            </w:rPr>
          </w:pPr>
          <w:hyperlink w:anchor="_Toc129382077" w:history="1">
            <w:r w:rsidR="005E364C" w:rsidRPr="00F44202">
              <w:rPr>
                <w:rStyle w:val="ab"/>
                <w:rFonts w:ascii="Times New Roman" w:eastAsia="BiauKai" w:hAnsi="Times New Roman" w:cs="Times New Roman"/>
                <w:noProof/>
                <w:sz w:val="32"/>
                <w:szCs w:val="32"/>
              </w:rPr>
              <w:t>3.2</w:t>
            </w:r>
            <w:r w:rsidR="005E364C" w:rsidRPr="00F44202">
              <w:rPr>
                <w:rStyle w:val="ab"/>
                <w:rFonts w:ascii="Times New Roman" w:eastAsia="BiauKai" w:hAnsi="Times New Roman" w:cs="Times New Roman"/>
                <w:noProof/>
                <w:sz w:val="32"/>
                <w:szCs w:val="32"/>
              </w:rPr>
              <w:t>訓練模型方法與</w:t>
            </w:r>
            <w:r w:rsidR="005E364C" w:rsidRPr="00F44202">
              <w:rPr>
                <w:rStyle w:val="ab"/>
                <w:rFonts w:ascii="Times New Roman" w:eastAsia="BiauKai" w:hAnsi="Times New Roman" w:cs="Times New Roman"/>
                <w:noProof/>
                <w:sz w:val="32"/>
                <w:szCs w:val="32"/>
                <w:shd w:val="clear" w:color="auto" w:fill="FFFFFF"/>
              </w:rPr>
              <w:t>特徵選取</w:t>
            </w:r>
            <w:r w:rsidR="005E364C" w:rsidRPr="00F44202">
              <w:rPr>
                <w:rStyle w:val="ab"/>
                <w:rFonts w:ascii="Times New Roman" w:eastAsia="BiauKai" w:hAnsi="Times New Roman" w:cs="Times New Roman"/>
                <w:noProof/>
                <w:sz w:val="32"/>
                <w:szCs w:val="32"/>
              </w:rPr>
              <w:t>：</w:t>
            </w:r>
            <w:r w:rsidR="005E364C" w:rsidRPr="00F44202">
              <w:rPr>
                <w:rFonts w:ascii="Times New Roman" w:hAnsi="Times New Roman" w:cs="Times New Roman"/>
                <w:noProof/>
                <w:webHidden/>
                <w:sz w:val="32"/>
                <w:szCs w:val="32"/>
              </w:rPr>
              <w:tab/>
            </w:r>
            <w:r w:rsidR="005E364C" w:rsidRPr="00F44202">
              <w:rPr>
                <w:rFonts w:ascii="Times New Roman" w:hAnsi="Times New Roman" w:cs="Times New Roman"/>
                <w:noProof/>
                <w:webHidden/>
                <w:sz w:val="32"/>
                <w:szCs w:val="32"/>
              </w:rPr>
              <w:fldChar w:fldCharType="begin"/>
            </w:r>
            <w:r w:rsidR="005E364C" w:rsidRPr="00F44202">
              <w:rPr>
                <w:rFonts w:ascii="Times New Roman" w:hAnsi="Times New Roman" w:cs="Times New Roman"/>
                <w:noProof/>
                <w:webHidden/>
                <w:sz w:val="32"/>
                <w:szCs w:val="32"/>
              </w:rPr>
              <w:instrText xml:space="preserve"> PAGEREF _Toc129382077 \h </w:instrText>
            </w:r>
            <w:r w:rsidR="005E364C" w:rsidRPr="00F44202">
              <w:rPr>
                <w:rFonts w:ascii="Times New Roman" w:hAnsi="Times New Roman" w:cs="Times New Roman"/>
                <w:noProof/>
                <w:webHidden/>
                <w:sz w:val="32"/>
                <w:szCs w:val="32"/>
              </w:rPr>
            </w:r>
            <w:r w:rsidR="005E364C" w:rsidRPr="00F44202">
              <w:rPr>
                <w:rFonts w:ascii="Times New Roman" w:hAnsi="Times New Roman" w:cs="Times New Roman"/>
                <w:noProof/>
                <w:webHidden/>
                <w:sz w:val="32"/>
                <w:szCs w:val="32"/>
              </w:rPr>
              <w:fldChar w:fldCharType="separate"/>
            </w:r>
            <w:r w:rsidR="008B75C4">
              <w:rPr>
                <w:rFonts w:ascii="Times New Roman" w:hAnsi="Times New Roman" w:cs="Times New Roman"/>
                <w:noProof/>
                <w:webHidden/>
                <w:sz w:val="32"/>
                <w:szCs w:val="32"/>
              </w:rPr>
              <w:t>11</w:t>
            </w:r>
            <w:r w:rsidR="005E364C" w:rsidRPr="00F44202">
              <w:rPr>
                <w:rFonts w:ascii="Times New Roman" w:hAnsi="Times New Roman" w:cs="Times New Roman"/>
                <w:noProof/>
                <w:webHidden/>
                <w:sz w:val="32"/>
                <w:szCs w:val="32"/>
              </w:rPr>
              <w:fldChar w:fldCharType="end"/>
            </w:r>
          </w:hyperlink>
        </w:p>
        <w:p w14:paraId="1FC07885" w14:textId="2E7D72BF" w:rsidR="005E364C" w:rsidRPr="00F44202" w:rsidRDefault="00000000">
          <w:pPr>
            <w:pStyle w:val="31"/>
            <w:tabs>
              <w:tab w:val="right" w:leader="dot" w:pos="10609"/>
            </w:tabs>
            <w:rPr>
              <w:rFonts w:ascii="Times New Roman" w:hAnsi="Times New Roman" w:cs="Times New Roman"/>
              <w:i w:val="0"/>
              <w:iCs w:val="0"/>
              <w:noProof/>
              <w:kern w:val="2"/>
              <w:sz w:val="32"/>
              <w:szCs w:val="32"/>
            </w:rPr>
          </w:pPr>
          <w:hyperlink w:anchor="_Toc129382078" w:history="1">
            <w:r w:rsidR="005E364C" w:rsidRPr="00F44202">
              <w:rPr>
                <w:rStyle w:val="ab"/>
                <w:rFonts w:ascii="Times New Roman" w:eastAsia="BiauKai" w:hAnsi="Times New Roman" w:cs="Times New Roman"/>
                <w:noProof/>
                <w:sz w:val="32"/>
                <w:szCs w:val="32"/>
                <w:shd w:val="clear" w:color="auto" w:fill="FFFFFF"/>
              </w:rPr>
              <w:t>3.3</w:t>
            </w:r>
            <w:r w:rsidR="005E364C" w:rsidRPr="00F44202">
              <w:rPr>
                <w:rStyle w:val="ab"/>
                <w:rFonts w:ascii="Times New Roman" w:eastAsia="BiauKai" w:hAnsi="Times New Roman" w:cs="Times New Roman"/>
                <w:noProof/>
                <w:sz w:val="32"/>
                <w:szCs w:val="32"/>
                <w:shd w:val="clear" w:color="auto" w:fill="FFFFFF"/>
              </w:rPr>
              <w:t>模型驗證</w:t>
            </w:r>
            <w:r w:rsidR="005E364C" w:rsidRPr="00F44202">
              <w:rPr>
                <w:rStyle w:val="ab"/>
                <w:rFonts w:ascii="Times New Roman" w:eastAsia="BiauKai" w:hAnsi="Times New Roman" w:cs="Times New Roman"/>
                <w:noProof/>
                <w:sz w:val="32"/>
                <w:szCs w:val="32"/>
                <w:shd w:val="clear" w:color="auto" w:fill="FFFFFF"/>
              </w:rPr>
              <w:t xml:space="preserve"> testing data</w:t>
            </w:r>
            <w:r w:rsidR="005E364C" w:rsidRPr="00F44202">
              <w:rPr>
                <w:rFonts w:ascii="Times New Roman" w:hAnsi="Times New Roman" w:cs="Times New Roman"/>
                <w:noProof/>
                <w:webHidden/>
                <w:sz w:val="32"/>
                <w:szCs w:val="32"/>
              </w:rPr>
              <w:tab/>
            </w:r>
            <w:r w:rsidR="005E364C" w:rsidRPr="00F44202">
              <w:rPr>
                <w:rFonts w:ascii="Times New Roman" w:hAnsi="Times New Roman" w:cs="Times New Roman"/>
                <w:noProof/>
                <w:webHidden/>
                <w:sz w:val="32"/>
                <w:szCs w:val="32"/>
              </w:rPr>
              <w:fldChar w:fldCharType="begin"/>
            </w:r>
            <w:r w:rsidR="005E364C" w:rsidRPr="00F44202">
              <w:rPr>
                <w:rFonts w:ascii="Times New Roman" w:hAnsi="Times New Roman" w:cs="Times New Roman"/>
                <w:noProof/>
                <w:webHidden/>
                <w:sz w:val="32"/>
                <w:szCs w:val="32"/>
              </w:rPr>
              <w:instrText xml:space="preserve"> PAGEREF _Toc129382078 \h </w:instrText>
            </w:r>
            <w:r w:rsidR="005E364C" w:rsidRPr="00F44202">
              <w:rPr>
                <w:rFonts w:ascii="Times New Roman" w:hAnsi="Times New Roman" w:cs="Times New Roman"/>
                <w:noProof/>
                <w:webHidden/>
                <w:sz w:val="32"/>
                <w:szCs w:val="32"/>
              </w:rPr>
            </w:r>
            <w:r w:rsidR="005E364C" w:rsidRPr="00F44202">
              <w:rPr>
                <w:rFonts w:ascii="Times New Roman" w:hAnsi="Times New Roman" w:cs="Times New Roman"/>
                <w:noProof/>
                <w:webHidden/>
                <w:sz w:val="32"/>
                <w:szCs w:val="32"/>
              </w:rPr>
              <w:fldChar w:fldCharType="separate"/>
            </w:r>
            <w:r w:rsidR="008B75C4">
              <w:rPr>
                <w:rFonts w:ascii="Times New Roman" w:hAnsi="Times New Roman" w:cs="Times New Roman"/>
                <w:noProof/>
                <w:webHidden/>
                <w:sz w:val="32"/>
                <w:szCs w:val="32"/>
              </w:rPr>
              <w:t>11</w:t>
            </w:r>
            <w:r w:rsidR="005E364C" w:rsidRPr="00F44202">
              <w:rPr>
                <w:rFonts w:ascii="Times New Roman" w:hAnsi="Times New Roman" w:cs="Times New Roman"/>
                <w:noProof/>
                <w:webHidden/>
                <w:sz w:val="32"/>
                <w:szCs w:val="32"/>
              </w:rPr>
              <w:fldChar w:fldCharType="end"/>
            </w:r>
          </w:hyperlink>
        </w:p>
        <w:p w14:paraId="35DC3F56" w14:textId="4C68FDE1" w:rsidR="005E364C" w:rsidRPr="00F44202" w:rsidRDefault="00000000">
          <w:pPr>
            <w:pStyle w:val="31"/>
            <w:tabs>
              <w:tab w:val="right" w:leader="dot" w:pos="10609"/>
            </w:tabs>
            <w:rPr>
              <w:rFonts w:ascii="Times New Roman" w:hAnsi="Times New Roman" w:cs="Times New Roman"/>
              <w:i w:val="0"/>
              <w:iCs w:val="0"/>
              <w:noProof/>
              <w:kern w:val="2"/>
              <w:sz w:val="32"/>
              <w:szCs w:val="32"/>
            </w:rPr>
          </w:pPr>
          <w:hyperlink w:anchor="_Toc129382079" w:history="1">
            <w:r w:rsidR="005E364C" w:rsidRPr="00F44202">
              <w:rPr>
                <w:rStyle w:val="ab"/>
                <w:rFonts w:ascii="Times New Roman" w:eastAsia="BiauKai" w:hAnsi="Times New Roman" w:cs="Times New Roman"/>
                <w:noProof/>
                <w:sz w:val="32"/>
                <w:szCs w:val="32"/>
              </w:rPr>
              <w:t xml:space="preserve">3.4 APP </w:t>
            </w:r>
            <w:r w:rsidR="005E364C" w:rsidRPr="00F44202">
              <w:rPr>
                <w:rStyle w:val="ab"/>
                <w:rFonts w:ascii="Times New Roman" w:eastAsia="BiauKai" w:hAnsi="Times New Roman" w:cs="Times New Roman"/>
                <w:noProof/>
                <w:sz w:val="32"/>
                <w:szCs w:val="32"/>
              </w:rPr>
              <w:t>運用技術</w:t>
            </w:r>
            <w:r w:rsidR="005E364C" w:rsidRPr="00F44202">
              <w:rPr>
                <w:rStyle w:val="ab"/>
                <w:rFonts w:ascii="Times New Roman" w:eastAsia="BiauKai" w:hAnsi="Times New Roman" w:cs="Times New Roman"/>
                <w:noProof/>
                <w:sz w:val="32"/>
                <w:szCs w:val="32"/>
              </w:rPr>
              <w:t xml:space="preserve"> (Firebase Storage):</w:t>
            </w:r>
            <w:r w:rsidR="005E364C" w:rsidRPr="00F44202">
              <w:rPr>
                <w:rFonts w:ascii="Times New Roman" w:hAnsi="Times New Roman" w:cs="Times New Roman"/>
                <w:noProof/>
                <w:webHidden/>
                <w:sz w:val="32"/>
                <w:szCs w:val="32"/>
              </w:rPr>
              <w:tab/>
            </w:r>
            <w:r w:rsidR="005E364C" w:rsidRPr="00F44202">
              <w:rPr>
                <w:rFonts w:ascii="Times New Roman" w:hAnsi="Times New Roman" w:cs="Times New Roman"/>
                <w:noProof/>
                <w:webHidden/>
                <w:sz w:val="32"/>
                <w:szCs w:val="32"/>
              </w:rPr>
              <w:fldChar w:fldCharType="begin"/>
            </w:r>
            <w:r w:rsidR="005E364C" w:rsidRPr="00F44202">
              <w:rPr>
                <w:rFonts w:ascii="Times New Roman" w:hAnsi="Times New Roman" w:cs="Times New Roman"/>
                <w:noProof/>
                <w:webHidden/>
                <w:sz w:val="32"/>
                <w:szCs w:val="32"/>
              </w:rPr>
              <w:instrText xml:space="preserve"> PAGEREF _Toc129382079 \h </w:instrText>
            </w:r>
            <w:r w:rsidR="005E364C" w:rsidRPr="00F44202">
              <w:rPr>
                <w:rFonts w:ascii="Times New Roman" w:hAnsi="Times New Roman" w:cs="Times New Roman"/>
                <w:noProof/>
                <w:webHidden/>
                <w:sz w:val="32"/>
                <w:szCs w:val="32"/>
              </w:rPr>
            </w:r>
            <w:r w:rsidR="005E364C" w:rsidRPr="00F44202">
              <w:rPr>
                <w:rFonts w:ascii="Times New Roman" w:hAnsi="Times New Roman" w:cs="Times New Roman"/>
                <w:noProof/>
                <w:webHidden/>
                <w:sz w:val="32"/>
                <w:szCs w:val="32"/>
              </w:rPr>
              <w:fldChar w:fldCharType="separate"/>
            </w:r>
            <w:r w:rsidR="008B75C4">
              <w:rPr>
                <w:rFonts w:ascii="Times New Roman" w:hAnsi="Times New Roman" w:cs="Times New Roman"/>
                <w:noProof/>
                <w:webHidden/>
                <w:sz w:val="32"/>
                <w:szCs w:val="32"/>
              </w:rPr>
              <w:t>12</w:t>
            </w:r>
            <w:r w:rsidR="005E364C" w:rsidRPr="00F44202">
              <w:rPr>
                <w:rFonts w:ascii="Times New Roman" w:hAnsi="Times New Roman" w:cs="Times New Roman"/>
                <w:noProof/>
                <w:webHidden/>
                <w:sz w:val="32"/>
                <w:szCs w:val="32"/>
              </w:rPr>
              <w:fldChar w:fldCharType="end"/>
            </w:r>
          </w:hyperlink>
        </w:p>
        <w:p w14:paraId="5D76A8D9" w14:textId="2B3DF53F" w:rsidR="005E364C" w:rsidRPr="00F44202" w:rsidRDefault="00000000">
          <w:pPr>
            <w:pStyle w:val="21"/>
            <w:rPr>
              <w:rFonts w:ascii="Times New Roman" w:hAnsi="Times New Roman" w:cs="Times New Roman"/>
              <w:smallCaps w:val="0"/>
              <w:noProof/>
              <w:kern w:val="2"/>
              <w:sz w:val="32"/>
              <w:szCs w:val="32"/>
            </w:rPr>
          </w:pPr>
          <w:hyperlink w:anchor="_Toc129382080" w:history="1">
            <w:r w:rsidR="005E364C" w:rsidRPr="00F44202">
              <w:rPr>
                <w:rStyle w:val="ab"/>
                <w:rFonts w:ascii="Times New Roman" w:eastAsia="BiauKai" w:hAnsi="Times New Roman" w:cs="Times New Roman"/>
                <w:noProof/>
                <w:sz w:val="32"/>
                <w:szCs w:val="32"/>
              </w:rPr>
              <w:t>第四章</w:t>
            </w:r>
            <w:r w:rsidR="005E364C" w:rsidRPr="00F44202">
              <w:rPr>
                <w:rStyle w:val="ab"/>
                <w:rFonts w:ascii="Times New Roman" w:eastAsia="BiauKai" w:hAnsi="Times New Roman" w:cs="Times New Roman"/>
                <w:noProof/>
                <w:sz w:val="32"/>
                <w:szCs w:val="32"/>
              </w:rPr>
              <w:t xml:space="preserve"> </w:t>
            </w:r>
            <w:r w:rsidR="005E364C" w:rsidRPr="00F44202">
              <w:rPr>
                <w:rStyle w:val="ab"/>
                <w:rFonts w:ascii="Times New Roman" w:eastAsia="BiauKai" w:hAnsi="Times New Roman" w:cs="Times New Roman"/>
                <w:noProof/>
                <w:sz w:val="32"/>
                <w:szCs w:val="32"/>
              </w:rPr>
              <w:t>結果與分析</w:t>
            </w:r>
            <w:r w:rsidR="005E364C" w:rsidRPr="00F44202">
              <w:rPr>
                <w:rFonts w:ascii="Times New Roman" w:hAnsi="Times New Roman" w:cs="Times New Roman"/>
                <w:noProof/>
                <w:webHidden/>
                <w:sz w:val="32"/>
                <w:szCs w:val="32"/>
              </w:rPr>
              <w:tab/>
            </w:r>
            <w:r w:rsidR="005E364C" w:rsidRPr="00F44202">
              <w:rPr>
                <w:rFonts w:ascii="Times New Roman" w:hAnsi="Times New Roman" w:cs="Times New Roman"/>
                <w:noProof/>
                <w:webHidden/>
                <w:sz w:val="32"/>
                <w:szCs w:val="32"/>
              </w:rPr>
              <w:fldChar w:fldCharType="begin"/>
            </w:r>
            <w:r w:rsidR="005E364C" w:rsidRPr="00F44202">
              <w:rPr>
                <w:rFonts w:ascii="Times New Roman" w:hAnsi="Times New Roman" w:cs="Times New Roman"/>
                <w:noProof/>
                <w:webHidden/>
                <w:sz w:val="32"/>
                <w:szCs w:val="32"/>
              </w:rPr>
              <w:instrText xml:space="preserve"> PAGEREF _Toc129382080 \h </w:instrText>
            </w:r>
            <w:r w:rsidR="005E364C" w:rsidRPr="00F44202">
              <w:rPr>
                <w:rFonts w:ascii="Times New Roman" w:hAnsi="Times New Roman" w:cs="Times New Roman"/>
                <w:noProof/>
                <w:webHidden/>
                <w:sz w:val="32"/>
                <w:szCs w:val="32"/>
              </w:rPr>
            </w:r>
            <w:r w:rsidR="005E364C" w:rsidRPr="00F44202">
              <w:rPr>
                <w:rFonts w:ascii="Times New Roman" w:hAnsi="Times New Roman" w:cs="Times New Roman"/>
                <w:noProof/>
                <w:webHidden/>
                <w:sz w:val="32"/>
                <w:szCs w:val="32"/>
              </w:rPr>
              <w:fldChar w:fldCharType="separate"/>
            </w:r>
            <w:r w:rsidR="008B75C4">
              <w:rPr>
                <w:rFonts w:ascii="Times New Roman" w:hAnsi="Times New Roman" w:cs="Times New Roman"/>
                <w:noProof/>
                <w:webHidden/>
                <w:sz w:val="32"/>
                <w:szCs w:val="32"/>
              </w:rPr>
              <w:t>13</w:t>
            </w:r>
            <w:r w:rsidR="005E364C" w:rsidRPr="00F44202">
              <w:rPr>
                <w:rFonts w:ascii="Times New Roman" w:hAnsi="Times New Roman" w:cs="Times New Roman"/>
                <w:noProof/>
                <w:webHidden/>
                <w:sz w:val="32"/>
                <w:szCs w:val="32"/>
              </w:rPr>
              <w:fldChar w:fldCharType="end"/>
            </w:r>
          </w:hyperlink>
        </w:p>
        <w:p w14:paraId="2C38682C" w14:textId="3B4B8CB2" w:rsidR="005E364C" w:rsidRPr="00F44202" w:rsidRDefault="00000000">
          <w:pPr>
            <w:pStyle w:val="21"/>
            <w:rPr>
              <w:rFonts w:ascii="Times New Roman" w:hAnsi="Times New Roman" w:cs="Times New Roman"/>
              <w:smallCaps w:val="0"/>
              <w:noProof/>
              <w:kern w:val="2"/>
              <w:sz w:val="32"/>
              <w:szCs w:val="32"/>
            </w:rPr>
          </w:pPr>
          <w:hyperlink w:anchor="_Toc129382081" w:history="1">
            <w:r w:rsidR="005E364C" w:rsidRPr="00F44202">
              <w:rPr>
                <w:rStyle w:val="ab"/>
                <w:rFonts w:ascii="Times New Roman" w:eastAsia="BiauKai" w:hAnsi="Times New Roman" w:cs="Times New Roman"/>
                <w:noProof/>
                <w:sz w:val="32"/>
                <w:szCs w:val="32"/>
              </w:rPr>
              <w:t>第五章</w:t>
            </w:r>
            <w:r w:rsidR="005E364C" w:rsidRPr="00F44202">
              <w:rPr>
                <w:rStyle w:val="ab"/>
                <w:rFonts w:ascii="Times New Roman" w:eastAsia="BiauKai" w:hAnsi="Times New Roman" w:cs="Times New Roman"/>
                <w:noProof/>
                <w:sz w:val="32"/>
                <w:szCs w:val="32"/>
              </w:rPr>
              <w:t xml:space="preserve"> </w:t>
            </w:r>
            <w:r w:rsidR="005E364C" w:rsidRPr="00F44202">
              <w:rPr>
                <w:rStyle w:val="ab"/>
                <w:rFonts w:ascii="Times New Roman" w:eastAsia="BiauKai" w:hAnsi="Times New Roman" w:cs="Times New Roman"/>
                <w:noProof/>
                <w:sz w:val="32"/>
                <w:szCs w:val="32"/>
              </w:rPr>
              <w:t>討論</w:t>
            </w:r>
            <w:r w:rsidR="005E364C" w:rsidRPr="00F44202">
              <w:rPr>
                <w:rFonts w:ascii="Times New Roman" w:hAnsi="Times New Roman" w:cs="Times New Roman"/>
                <w:noProof/>
                <w:webHidden/>
                <w:sz w:val="32"/>
                <w:szCs w:val="32"/>
              </w:rPr>
              <w:tab/>
            </w:r>
            <w:r w:rsidR="005E364C" w:rsidRPr="00F44202">
              <w:rPr>
                <w:rFonts w:ascii="Times New Roman" w:hAnsi="Times New Roman" w:cs="Times New Roman"/>
                <w:noProof/>
                <w:webHidden/>
                <w:sz w:val="32"/>
                <w:szCs w:val="32"/>
              </w:rPr>
              <w:fldChar w:fldCharType="begin"/>
            </w:r>
            <w:r w:rsidR="005E364C" w:rsidRPr="00F44202">
              <w:rPr>
                <w:rFonts w:ascii="Times New Roman" w:hAnsi="Times New Roman" w:cs="Times New Roman"/>
                <w:noProof/>
                <w:webHidden/>
                <w:sz w:val="32"/>
                <w:szCs w:val="32"/>
              </w:rPr>
              <w:instrText xml:space="preserve"> PAGEREF _Toc129382081 \h </w:instrText>
            </w:r>
            <w:r w:rsidR="005E364C" w:rsidRPr="00F44202">
              <w:rPr>
                <w:rFonts w:ascii="Times New Roman" w:hAnsi="Times New Roman" w:cs="Times New Roman"/>
                <w:noProof/>
                <w:webHidden/>
                <w:sz w:val="32"/>
                <w:szCs w:val="32"/>
              </w:rPr>
            </w:r>
            <w:r w:rsidR="005E364C" w:rsidRPr="00F44202">
              <w:rPr>
                <w:rFonts w:ascii="Times New Roman" w:hAnsi="Times New Roman" w:cs="Times New Roman"/>
                <w:noProof/>
                <w:webHidden/>
                <w:sz w:val="32"/>
                <w:szCs w:val="32"/>
              </w:rPr>
              <w:fldChar w:fldCharType="separate"/>
            </w:r>
            <w:r w:rsidR="008B75C4">
              <w:rPr>
                <w:rFonts w:ascii="Times New Roman" w:hAnsi="Times New Roman" w:cs="Times New Roman"/>
                <w:noProof/>
                <w:webHidden/>
                <w:sz w:val="32"/>
                <w:szCs w:val="32"/>
              </w:rPr>
              <w:t>14</w:t>
            </w:r>
            <w:r w:rsidR="005E364C" w:rsidRPr="00F44202">
              <w:rPr>
                <w:rFonts w:ascii="Times New Roman" w:hAnsi="Times New Roman" w:cs="Times New Roman"/>
                <w:noProof/>
                <w:webHidden/>
                <w:sz w:val="32"/>
                <w:szCs w:val="32"/>
              </w:rPr>
              <w:fldChar w:fldCharType="end"/>
            </w:r>
          </w:hyperlink>
        </w:p>
        <w:p w14:paraId="0B012393" w14:textId="1CDF30A1" w:rsidR="005E364C" w:rsidRPr="00F44202" w:rsidRDefault="00000000">
          <w:pPr>
            <w:pStyle w:val="21"/>
            <w:rPr>
              <w:rFonts w:ascii="Times New Roman" w:hAnsi="Times New Roman" w:cs="Times New Roman"/>
              <w:smallCaps w:val="0"/>
              <w:noProof/>
              <w:kern w:val="2"/>
              <w:sz w:val="32"/>
              <w:szCs w:val="32"/>
            </w:rPr>
          </w:pPr>
          <w:hyperlink w:anchor="_Toc129382082" w:history="1">
            <w:r w:rsidR="005E364C" w:rsidRPr="00F44202">
              <w:rPr>
                <w:rStyle w:val="ab"/>
                <w:rFonts w:ascii="Times New Roman" w:eastAsia="BiauKai" w:hAnsi="Times New Roman" w:cs="Times New Roman"/>
                <w:noProof/>
                <w:sz w:val="32"/>
                <w:szCs w:val="32"/>
              </w:rPr>
              <w:t>第六章</w:t>
            </w:r>
            <w:r w:rsidR="005E364C" w:rsidRPr="00F44202">
              <w:rPr>
                <w:rStyle w:val="ab"/>
                <w:rFonts w:ascii="Times New Roman" w:eastAsia="BiauKai" w:hAnsi="Times New Roman" w:cs="Times New Roman"/>
                <w:noProof/>
                <w:sz w:val="32"/>
                <w:szCs w:val="32"/>
              </w:rPr>
              <w:t xml:space="preserve"> </w:t>
            </w:r>
            <w:r w:rsidR="005E364C" w:rsidRPr="00F44202">
              <w:rPr>
                <w:rStyle w:val="ab"/>
                <w:rFonts w:ascii="Times New Roman" w:eastAsia="BiauKai" w:hAnsi="Times New Roman" w:cs="Times New Roman"/>
                <w:noProof/>
                <w:sz w:val="32"/>
                <w:szCs w:val="32"/>
              </w:rPr>
              <w:t>參考文獻</w:t>
            </w:r>
            <w:r w:rsidR="005E364C" w:rsidRPr="00F44202">
              <w:rPr>
                <w:rFonts w:ascii="Times New Roman" w:hAnsi="Times New Roman" w:cs="Times New Roman"/>
                <w:noProof/>
                <w:webHidden/>
                <w:sz w:val="32"/>
                <w:szCs w:val="32"/>
              </w:rPr>
              <w:tab/>
            </w:r>
            <w:r w:rsidR="005E364C" w:rsidRPr="00F44202">
              <w:rPr>
                <w:rFonts w:ascii="Times New Roman" w:hAnsi="Times New Roman" w:cs="Times New Roman"/>
                <w:noProof/>
                <w:webHidden/>
                <w:sz w:val="32"/>
                <w:szCs w:val="32"/>
              </w:rPr>
              <w:fldChar w:fldCharType="begin"/>
            </w:r>
            <w:r w:rsidR="005E364C" w:rsidRPr="00F44202">
              <w:rPr>
                <w:rFonts w:ascii="Times New Roman" w:hAnsi="Times New Roman" w:cs="Times New Roman"/>
                <w:noProof/>
                <w:webHidden/>
                <w:sz w:val="32"/>
                <w:szCs w:val="32"/>
              </w:rPr>
              <w:instrText xml:space="preserve"> PAGEREF _Toc129382082 \h </w:instrText>
            </w:r>
            <w:r w:rsidR="005E364C" w:rsidRPr="00F44202">
              <w:rPr>
                <w:rFonts w:ascii="Times New Roman" w:hAnsi="Times New Roman" w:cs="Times New Roman"/>
                <w:noProof/>
                <w:webHidden/>
                <w:sz w:val="32"/>
                <w:szCs w:val="32"/>
              </w:rPr>
            </w:r>
            <w:r w:rsidR="005E364C" w:rsidRPr="00F44202">
              <w:rPr>
                <w:rFonts w:ascii="Times New Roman" w:hAnsi="Times New Roman" w:cs="Times New Roman"/>
                <w:noProof/>
                <w:webHidden/>
                <w:sz w:val="32"/>
                <w:szCs w:val="32"/>
              </w:rPr>
              <w:fldChar w:fldCharType="separate"/>
            </w:r>
            <w:r w:rsidR="008B75C4">
              <w:rPr>
                <w:rFonts w:ascii="Times New Roman" w:hAnsi="Times New Roman" w:cs="Times New Roman"/>
                <w:noProof/>
                <w:webHidden/>
                <w:sz w:val="32"/>
                <w:szCs w:val="32"/>
              </w:rPr>
              <w:t>15</w:t>
            </w:r>
            <w:r w:rsidR="005E364C" w:rsidRPr="00F44202">
              <w:rPr>
                <w:rFonts w:ascii="Times New Roman" w:hAnsi="Times New Roman" w:cs="Times New Roman"/>
                <w:noProof/>
                <w:webHidden/>
                <w:sz w:val="32"/>
                <w:szCs w:val="32"/>
              </w:rPr>
              <w:fldChar w:fldCharType="end"/>
            </w:r>
          </w:hyperlink>
        </w:p>
        <w:p w14:paraId="57C89876" w14:textId="45BE6BBC" w:rsidR="00FD452A" w:rsidRPr="00F44202" w:rsidRDefault="00FD452A">
          <w:pPr>
            <w:rPr>
              <w:rFonts w:ascii="Times New Roman" w:eastAsia="BiauKai" w:hAnsi="Times New Roman" w:cs="Times New Roman"/>
            </w:rPr>
          </w:pPr>
          <w:r w:rsidRPr="00F44202">
            <w:rPr>
              <w:rFonts w:ascii="Times New Roman" w:eastAsia="BiauKai" w:hAnsi="Times New Roman" w:cs="Times New Roman"/>
              <w:b/>
              <w:bCs/>
              <w:noProof/>
              <w:sz w:val="32"/>
              <w:szCs w:val="32"/>
            </w:rPr>
            <w:fldChar w:fldCharType="end"/>
          </w:r>
        </w:p>
      </w:sdtContent>
    </w:sdt>
    <w:p w14:paraId="666DCD37" w14:textId="3A596E5F" w:rsidR="00A75147" w:rsidRPr="00F44202" w:rsidRDefault="00A75147" w:rsidP="00A75147">
      <w:pPr>
        <w:spacing w:line="440" w:lineRule="exact"/>
        <w:jc w:val="center"/>
        <w:rPr>
          <w:rFonts w:ascii="Times New Roman" w:eastAsia="BiauKai" w:hAnsi="Times New Roman" w:cs="Times New Roman"/>
          <w:sz w:val="30"/>
          <w:szCs w:val="28"/>
        </w:rPr>
        <w:sectPr w:rsidR="00A75147" w:rsidRPr="00F44202" w:rsidSect="00D4325A">
          <w:footerReference w:type="even" r:id="rId8"/>
          <w:footerReference w:type="default" r:id="rId9"/>
          <w:pgSz w:w="11906" w:h="16838"/>
          <w:pgMar w:top="567" w:right="567" w:bottom="454" w:left="720" w:header="851" w:footer="851" w:gutter="0"/>
          <w:pgNumType w:start="1"/>
          <w:cols w:space="425"/>
          <w:titlePg/>
          <w:docGrid w:type="lines" w:linePitch="360"/>
        </w:sectPr>
      </w:pPr>
      <w:r w:rsidRPr="00F44202">
        <w:rPr>
          <w:rFonts w:ascii="Times New Roman" w:eastAsia="BiauKai" w:hAnsi="Times New Roman" w:cs="Times New Roman"/>
          <w:sz w:val="30"/>
          <w:szCs w:val="28"/>
        </w:rPr>
        <w:t xml:space="preserve"> </w:t>
      </w:r>
    </w:p>
    <w:p w14:paraId="3BAE2317" w14:textId="1871BC88" w:rsidR="00FD452A" w:rsidRPr="00F44202" w:rsidRDefault="00FD452A" w:rsidP="00FD452A">
      <w:pPr>
        <w:pStyle w:val="2"/>
        <w:rPr>
          <w:rFonts w:ascii="Times New Roman" w:eastAsia="BiauKai" w:hAnsi="Times New Roman" w:cs="Times New Roman"/>
        </w:rPr>
      </w:pPr>
      <w:bookmarkStart w:id="0" w:name="_Toc129382069"/>
      <w:r w:rsidRPr="00F44202">
        <w:rPr>
          <w:rFonts w:ascii="Times New Roman" w:eastAsia="BiauKai" w:hAnsi="Times New Roman" w:cs="Times New Roman"/>
        </w:rPr>
        <w:lastRenderedPageBreak/>
        <w:t>摘要</w:t>
      </w:r>
      <w:bookmarkEnd w:id="0"/>
    </w:p>
    <w:p w14:paraId="51D9B7CB" w14:textId="36F04C5B" w:rsidR="0070777E" w:rsidRPr="00F44202" w:rsidRDefault="0B24459D" w:rsidP="00832D6C">
      <w:pPr>
        <w:widowControl/>
        <w:spacing w:before="280"/>
        <w:ind w:rightChars="-201" w:right="-482" w:firstLine="480"/>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隨著超高齡社會的來臨，相對衍生長者失智症的人口劇增已是急需解決的問題。因此，如何提供給失智長者更完善的生活醫療照護已成為不可忽視的議題與挑戰。有鑑於此，本計畫將以失智長者為主要研究對象，雖先前已有研究成果能辨識人類不同的動作樣式，但過去研究成果皆是使用攝影機取得數據，容易涉及隱私爭議且不易攜帶，而這些研究目標並非專為辨識失智長者的動作所設計，所以研究成果仍有限制，無法滿足及應用於失智長者的實際需求。為了改善先前研究方法的挑戰，本研究使用可穿戴的多軸感測器收集具有被保護隱私的數據，除了收集含時間序列的原始資料之外，額外頻域和空間域特徵分析，再以</w:t>
      </w:r>
      <w:r w:rsidRPr="00F44202">
        <w:rPr>
          <w:rFonts w:ascii="Times New Roman" w:eastAsia="BiauKai" w:hAnsi="Times New Roman" w:cs="Times New Roman"/>
          <w:color w:val="000000" w:themeColor="text1"/>
        </w:rPr>
        <w:t>Random Forest</w:t>
      </w:r>
      <w:r w:rsidRPr="00F44202">
        <w:rPr>
          <w:rFonts w:ascii="Times New Roman" w:eastAsia="BiauKai" w:hAnsi="Times New Roman" w:cs="Times New Roman"/>
          <w:color w:val="000000" w:themeColor="text1"/>
        </w:rPr>
        <w:t>建構動靜預測模型和即時辨識動作的模組分類，自動辨識使用者的兩個主要動作</w:t>
      </w:r>
      <w:r w:rsidRPr="00F44202">
        <w:rPr>
          <w:rFonts w:ascii="Times New Roman" w:eastAsia="BiauKai" w:hAnsi="Times New Roman" w:cs="Times New Roman"/>
          <w:color w:val="000000" w:themeColor="text1"/>
        </w:rPr>
        <w:t>(</w:t>
      </w:r>
      <w:r w:rsidRPr="00F44202">
        <w:rPr>
          <w:rFonts w:ascii="Times New Roman" w:eastAsia="BiauKai" w:hAnsi="Times New Roman" w:cs="Times New Roman"/>
          <w:color w:val="000000" w:themeColor="text1"/>
        </w:rPr>
        <w:t>拿</w:t>
      </w:r>
      <w:r w:rsidRPr="00F44202">
        <w:rPr>
          <w:rFonts w:ascii="Times New Roman" w:eastAsia="BiauKai" w:hAnsi="Times New Roman" w:cs="Times New Roman"/>
          <w:color w:val="000000" w:themeColor="text1"/>
        </w:rPr>
        <w:t>/</w:t>
      </w:r>
      <w:r w:rsidRPr="00F44202">
        <w:rPr>
          <w:rFonts w:ascii="Times New Roman" w:eastAsia="BiauKai" w:hAnsi="Times New Roman" w:cs="Times New Roman"/>
          <w:color w:val="000000" w:themeColor="text1"/>
        </w:rPr>
        <w:t>放、走路</w:t>
      </w:r>
      <w:r w:rsidRPr="00F44202">
        <w:rPr>
          <w:rFonts w:ascii="Times New Roman" w:eastAsia="BiauKai" w:hAnsi="Times New Roman" w:cs="Times New Roman"/>
          <w:color w:val="000000" w:themeColor="text1"/>
        </w:rPr>
        <w:t>)</w:t>
      </w:r>
      <w:r w:rsidRPr="00F44202">
        <w:rPr>
          <w:rFonts w:ascii="Times New Roman" w:eastAsia="BiauKai" w:hAnsi="Times New Roman" w:cs="Times New Roman"/>
          <w:color w:val="000000" w:themeColor="text1"/>
        </w:rPr>
        <w:t>，最後依設定觸發胸前攜帶相機之攝錄記錄，加強智慧系統協助失智長者尋找物品的實際可應用性，以協助尋找遺忘物品或記錄復健活動的相關應用。為延伸後續更人性化的應用，本計畫開發</w:t>
      </w:r>
      <w:r w:rsidRPr="00F44202">
        <w:rPr>
          <w:rFonts w:ascii="Times New Roman" w:eastAsia="BiauKai" w:hAnsi="Times New Roman" w:cs="Times New Roman"/>
          <w:color w:val="000000" w:themeColor="text1"/>
        </w:rPr>
        <w:t>APP</w:t>
      </w:r>
      <w:r w:rsidRPr="00F44202">
        <w:rPr>
          <w:rFonts w:ascii="Times New Roman" w:eastAsia="BiauKai" w:hAnsi="Times New Roman" w:cs="Times New Roman"/>
          <w:color w:val="000000" w:themeColor="text1"/>
        </w:rPr>
        <w:t>來記錄個人的動作行為並結合聊天機器人回答遺失物所置放的地點和時間，或是結合個人復健訓練的醫囑，記錄復健過程所有活動資訊，作為患者回診的參考依據，提供醫護人員後續精準醫療的決策建議。</w:t>
      </w:r>
    </w:p>
    <w:p w14:paraId="127E88C5" w14:textId="360B3753" w:rsidR="008F2B7C" w:rsidRPr="00FE75CE" w:rsidRDefault="008F2B7C" w:rsidP="00832D6C">
      <w:pPr>
        <w:widowControl/>
        <w:spacing w:before="280"/>
        <w:ind w:rightChars="-201" w:right="-482" w:firstLine="480"/>
        <w:jc w:val="both"/>
        <w:rPr>
          <w:ins w:id="1" w:author="峻霆 林" w:date="2023-03-06T23:03:00Z"/>
          <w:rFonts w:ascii="Times New Roman" w:eastAsia="BiauKai" w:hAnsi="Times New Roman" w:cs="Times New Roman"/>
          <w:bCs/>
          <w:color w:val="000000" w:themeColor="text1"/>
        </w:rPr>
      </w:pPr>
      <w:ins w:id="2" w:author="峻霆 林" w:date="2023-03-06T23:03:00Z">
        <w:r w:rsidRPr="00FE75CE">
          <w:rPr>
            <w:rFonts w:ascii="Times New Roman" w:eastAsia="BiauKai" w:hAnsi="Times New Roman" w:cs="Times New Roman"/>
            <w:bCs/>
            <w:i/>
            <w:color w:val="000000" w:themeColor="text1"/>
          </w:rPr>
          <w:t>Abstract</w:t>
        </w:r>
        <w:r w:rsidRPr="00FE75CE">
          <w:rPr>
            <w:rFonts w:ascii="Times New Roman" w:eastAsia="BiauKai" w:hAnsi="Times New Roman" w:cs="Times New Roman"/>
            <w:bCs/>
            <w:color w:val="000000" w:themeColor="text1"/>
          </w:rPr>
          <w:t>—In such an aging society, the rate of dementia has dramatically increased. It is urgent to provide intelligent facilitative devices and appropriate medical care for those who with dementia symptoms, especially for the elders. Accordingly, the primary research target of this study is to automatically detect and monitor behavior of the elderly suffered from dementia. Although previous research has been conducted to identify various human movement patterns, the experimental data all came from cameras. Furthermore, these research applications are not specifically designed to identify the behavior of the elderly with dementia. In order to improve challenges of previous research methods, our study adopted wearable multi-axis sensors to collect corresponding motion data with protected privacy. In addition to collecting raw data containing time series signals, frequency and spatial domain features were applied to detect human behaviors, and Random Forest algorithms were used to construct a motion prediction model. The classification system for real-time motion recognition contained two main actions of users including holding/putting hand gestures and walking model. Finally, an additional camera on the chest was designed to be triggered and take a shot according to previous settings. It could enhance practical applicability of the proposed intelligent system to assist the elderly with dementia to find her/his lost objects. In order to extend the subsequent applications, this study developed an APP to record individual</w:t>
        </w:r>
      </w:ins>
      <w:r w:rsidR="00832D6C" w:rsidRPr="00FE75CE">
        <w:rPr>
          <w:rFonts w:ascii="Times New Roman" w:eastAsia="BiauKai" w:hAnsi="Times New Roman" w:cs="Times New Roman"/>
          <w:bCs/>
          <w:color w:val="000000" w:themeColor="text1"/>
        </w:rPr>
        <w:t>’</w:t>
      </w:r>
      <w:ins w:id="3" w:author="峻霆 林" w:date="2023-03-06T23:03:00Z">
        <w:r w:rsidRPr="00FE75CE">
          <w:rPr>
            <w:rFonts w:ascii="Times New Roman" w:eastAsia="BiauKai" w:hAnsi="Times New Roman" w:cs="Times New Roman"/>
            <w:bCs/>
            <w:color w:val="000000" w:themeColor="text1"/>
          </w:rPr>
          <w:t>s behavior and to integrate with a chat robot to answer the location and time of the lost objects, or combine it with a medical advice of the individual</w:t>
        </w:r>
      </w:ins>
      <w:r w:rsidR="00832D6C" w:rsidRPr="00FE75CE">
        <w:rPr>
          <w:rFonts w:ascii="Times New Roman" w:eastAsia="BiauKai" w:hAnsi="Times New Roman" w:cs="Times New Roman"/>
          <w:bCs/>
          <w:color w:val="000000" w:themeColor="text1"/>
        </w:rPr>
        <w:t>’</w:t>
      </w:r>
      <w:ins w:id="4" w:author="峻霆 林" w:date="2023-03-06T23:03:00Z">
        <w:r w:rsidRPr="00FE75CE">
          <w:rPr>
            <w:rFonts w:ascii="Times New Roman" w:eastAsia="BiauKai" w:hAnsi="Times New Roman" w:cs="Times New Roman"/>
            <w:bCs/>
            <w:color w:val="000000" w:themeColor="text1"/>
          </w:rPr>
          <w:t xml:space="preserve">s rehabilitation training to record all the activities during the rehabilitation processes, which was used as a reference </w:t>
        </w:r>
        <w:r w:rsidRPr="00FE75CE">
          <w:rPr>
            <w:rFonts w:ascii="Times New Roman" w:eastAsia="BiauKai" w:hAnsi="Times New Roman" w:cs="Times New Roman"/>
            <w:bCs/>
            <w:color w:val="000000" w:themeColor="text1"/>
          </w:rPr>
          <w:lastRenderedPageBreak/>
          <w:t>basis for the patient</w:t>
        </w:r>
      </w:ins>
      <w:r w:rsidR="00832D6C" w:rsidRPr="00FE75CE">
        <w:rPr>
          <w:rFonts w:ascii="Times New Roman" w:eastAsia="BiauKai" w:hAnsi="Times New Roman" w:cs="Times New Roman"/>
          <w:bCs/>
          <w:color w:val="000000" w:themeColor="text1"/>
        </w:rPr>
        <w:t>’</w:t>
      </w:r>
      <w:ins w:id="5" w:author="峻霆 林" w:date="2023-03-06T23:03:00Z">
        <w:r w:rsidRPr="00FE75CE">
          <w:rPr>
            <w:rFonts w:ascii="Times New Roman" w:eastAsia="BiauKai" w:hAnsi="Times New Roman" w:cs="Times New Roman"/>
            <w:bCs/>
            <w:color w:val="000000" w:themeColor="text1"/>
          </w:rPr>
          <w:t>s returning to hospital visits and providing medical staffs with appropriate recommendations for supporting precise medical care and treatments. (</w:t>
        </w:r>
        <w:r w:rsidRPr="00FE75CE">
          <w:rPr>
            <w:rFonts w:ascii="Times New Roman" w:eastAsia="BiauKai" w:hAnsi="Times New Roman" w:cs="Times New Roman"/>
            <w:bCs/>
            <w:i/>
            <w:color w:val="000000" w:themeColor="text1"/>
          </w:rPr>
          <w:t>Abstract</w:t>
        </w:r>
        <w:r w:rsidRPr="00FE75CE">
          <w:rPr>
            <w:rFonts w:ascii="Times New Roman" w:eastAsia="BiauKai" w:hAnsi="Times New Roman" w:cs="Times New Roman"/>
            <w:bCs/>
            <w:color w:val="000000" w:themeColor="text1"/>
          </w:rPr>
          <w:t>)</w:t>
        </w:r>
      </w:ins>
    </w:p>
    <w:p w14:paraId="4857520F" w14:textId="47E7C987" w:rsidR="008F2B7C" w:rsidRPr="00FE75CE" w:rsidRDefault="008F2B7C" w:rsidP="00832D6C">
      <w:pPr>
        <w:widowControl/>
        <w:spacing w:before="280"/>
        <w:ind w:rightChars="-201" w:right="-482" w:firstLine="480"/>
        <w:jc w:val="both"/>
        <w:rPr>
          <w:rFonts w:ascii="Times New Roman" w:eastAsia="BiauKai" w:hAnsi="Times New Roman" w:cs="Times New Roman"/>
          <w:bCs/>
          <w:i/>
          <w:color w:val="000000" w:themeColor="text1"/>
        </w:rPr>
      </w:pPr>
      <w:ins w:id="6" w:author="峻霆 林" w:date="2023-03-06T23:03:00Z">
        <w:r w:rsidRPr="00FE75CE">
          <w:rPr>
            <w:rFonts w:ascii="Times New Roman" w:eastAsia="BiauKai" w:hAnsi="Times New Roman" w:cs="Times New Roman"/>
            <w:bCs/>
            <w:i/>
            <w:color w:val="000000" w:themeColor="text1"/>
          </w:rPr>
          <w:t xml:space="preserve">Keywords—Internet of behavior, motion detection, gyroscope, accelerometer, dementia </w:t>
        </w:r>
      </w:ins>
    </w:p>
    <w:p w14:paraId="4418B6F8" w14:textId="03215018"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300A5288" w14:textId="170CEC86"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65DA953D" w14:textId="0D9C26B8"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3A86275A" w14:textId="47A07E9D"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73261B7B" w14:textId="17F944B5"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50CD9384" w14:textId="79A11EE5"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352B1F45" w14:textId="525B5915"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15754B41" w14:textId="4FD4C12C"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3003968B" w14:textId="14B31902"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35D31248" w14:textId="7D71229A"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784974F7" w14:textId="35190DDC"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1D357A94" w14:textId="27AC4873"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17641E99" w14:textId="01F91F81"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4D3A3E60" w14:textId="7FF174A6"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6D1503C2" w14:textId="5A3E1932"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1B596669" w14:textId="4FBA9C6A"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450F7948" w14:textId="7DAC92C6"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6087AB0A" w14:textId="5EEA96CD" w:rsidR="0070777E" w:rsidRPr="00F44202" w:rsidRDefault="0070777E" w:rsidP="008F2B7C">
      <w:pPr>
        <w:widowControl/>
        <w:spacing w:before="280"/>
        <w:ind w:left="-708" w:right="-482" w:firstLine="480"/>
        <w:jc w:val="both"/>
        <w:rPr>
          <w:rFonts w:ascii="Times New Roman" w:eastAsia="BiauKai" w:hAnsi="Times New Roman" w:cs="Times New Roman"/>
          <w:b/>
          <w:i/>
          <w:color w:val="000000" w:themeColor="text1"/>
        </w:rPr>
      </w:pPr>
    </w:p>
    <w:p w14:paraId="68A81B8C" w14:textId="77777777" w:rsidR="0070777E" w:rsidRPr="00F44202" w:rsidRDefault="0070777E" w:rsidP="008F2B7C">
      <w:pPr>
        <w:widowControl/>
        <w:spacing w:before="280"/>
        <w:ind w:left="-708" w:right="-482" w:firstLine="480"/>
        <w:jc w:val="both"/>
        <w:rPr>
          <w:rFonts w:ascii="Times New Roman" w:eastAsia="BiauKai" w:hAnsi="Times New Roman" w:cs="Times New Roman"/>
          <w:color w:val="000000" w:themeColor="text1"/>
        </w:rPr>
      </w:pPr>
    </w:p>
    <w:p w14:paraId="5E4E4E94" w14:textId="76E64D39" w:rsidR="00062BE4" w:rsidRPr="00F44202" w:rsidRDefault="00832D6C" w:rsidP="00832D6C">
      <w:pPr>
        <w:pStyle w:val="2"/>
        <w:jc w:val="center"/>
        <w:rPr>
          <w:rFonts w:ascii="Times New Roman" w:eastAsia="BiauKai" w:hAnsi="Times New Roman" w:cs="Times New Roman"/>
        </w:rPr>
      </w:pPr>
      <w:bookmarkStart w:id="7" w:name="_Toc129382070"/>
      <w:r w:rsidRPr="00F44202">
        <w:rPr>
          <w:rFonts w:ascii="Times New Roman" w:eastAsia="BiauKai" w:hAnsi="Times New Roman" w:cs="Times New Roman"/>
        </w:rPr>
        <w:lastRenderedPageBreak/>
        <w:t>第一章</w:t>
      </w:r>
      <w:r w:rsidRPr="00F44202">
        <w:rPr>
          <w:rFonts w:ascii="Times New Roman" w:eastAsia="BiauKai" w:hAnsi="Times New Roman" w:cs="Times New Roman"/>
        </w:rPr>
        <w:t xml:space="preserve"> </w:t>
      </w:r>
      <w:r w:rsidRPr="00F44202">
        <w:rPr>
          <w:rFonts w:ascii="Times New Roman" w:eastAsia="BiauKai" w:hAnsi="Times New Roman" w:cs="Times New Roman"/>
        </w:rPr>
        <w:t>簡介</w:t>
      </w:r>
      <w:bookmarkEnd w:id="7"/>
    </w:p>
    <w:p w14:paraId="62760859" w14:textId="20973F17" w:rsidR="000A6422" w:rsidRPr="00F44202" w:rsidRDefault="0B24459D" w:rsidP="00F03D53">
      <w:pPr>
        <w:jc w:val="both"/>
        <w:rPr>
          <w:rFonts w:ascii="Times New Roman" w:eastAsia="BiauKai" w:hAnsi="Times New Roman" w:cs="Times New Roman"/>
          <w:b/>
          <w:bCs/>
        </w:rPr>
      </w:pPr>
      <w:r w:rsidRPr="00F44202">
        <w:rPr>
          <w:rFonts w:ascii="Times New Roman" w:hAnsi="Times New Roman" w:cs="Times New Roman"/>
        </w:rPr>
        <w:t xml:space="preserve">    </w:t>
      </w:r>
      <w:r w:rsidR="003A389E" w:rsidRPr="00F44202">
        <w:rPr>
          <w:rFonts w:ascii="Times New Roman" w:eastAsia="BiauKai" w:hAnsi="Times New Roman" w:cs="Times New Roman"/>
        </w:rPr>
        <w:t>根</w:t>
      </w:r>
      <w:r w:rsidRPr="00F44202">
        <w:rPr>
          <w:rFonts w:ascii="Times New Roman" w:eastAsia="BiauKai" w:hAnsi="Times New Roman" w:cs="Times New Roman"/>
        </w:rPr>
        <w:t>據</w:t>
      </w:r>
      <w:proofErr w:type="spellStart"/>
      <w:r w:rsidRPr="00F44202">
        <w:rPr>
          <w:rFonts w:ascii="Times New Roman" w:eastAsia="BiauKai" w:hAnsi="Times New Roman" w:cs="Times New Roman"/>
        </w:rPr>
        <w:t>Stopschinski</w:t>
      </w:r>
      <w:proofErr w:type="spellEnd"/>
      <w:r w:rsidRPr="00F44202">
        <w:rPr>
          <w:rFonts w:ascii="Times New Roman" w:eastAsia="BiauKai" w:hAnsi="Times New Roman" w:cs="Times New Roman"/>
        </w:rPr>
        <w:t>等學者</w:t>
      </w:r>
      <w:r w:rsidRPr="00F44202">
        <w:rPr>
          <w:rFonts w:ascii="Times New Roman" w:eastAsia="BiauKai" w:hAnsi="Times New Roman" w:cs="Times New Roman"/>
        </w:rPr>
        <w:t xml:space="preserve"> [</w:t>
      </w:r>
      <w:r w:rsidR="007A553B" w:rsidRPr="00F44202">
        <w:rPr>
          <w:rFonts w:ascii="Times New Roman" w:eastAsia="BiauKai" w:hAnsi="Times New Roman" w:cs="Times New Roman"/>
        </w:rPr>
        <w:t>1</w:t>
      </w:r>
      <w:r w:rsidRPr="00F44202">
        <w:rPr>
          <w:rFonts w:ascii="Times New Roman" w:eastAsia="BiauKai" w:hAnsi="Times New Roman" w:cs="Times New Roman"/>
        </w:rPr>
        <w:t>]</w:t>
      </w:r>
      <w:r w:rsidRPr="00F44202">
        <w:rPr>
          <w:rFonts w:ascii="Times New Roman" w:eastAsia="BiauKai" w:hAnsi="Times New Roman" w:cs="Times New Roman"/>
        </w:rPr>
        <w:t>以及傅中玲等學者</w:t>
      </w:r>
      <w:r w:rsidRPr="00F44202">
        <w:rPr>
          <w:rFonts w:ascii="Times New Roman" w:eastAsia="BiauKai" w:hAnsi="Times New Roman" w:cs="Times New Roman"/>
        </w:rPr>
        <w:t xml:space="preserve"> [</w:t>
      </w:r>
      <w:r w:rsidR="007A553B" w:rsidRPr="00F44202">
        <w:rPr>
          <w:rFonts w:ascii="Times New Roman" w:eastAsia="BiauKai" w:hAnsi="Times New Roman" w:cs="Times New Roman"/>
        </w:rPr>
        <w:t>2</w:t>
      </w:r>
      <w:r w:rsidRPr="00F44202">
        <w:rPr>
          <w:rFonts w:ascii="Times New Roman" w:eastAsia="BiauKai" w:hAnsi="Times New Roman" w:cs="Times New Roman"/>
        </w:rPr>
        <w:t xml:space="preserve">] </w:t>
      </w:r>
      <w:r w:rsidRPr="00F44202">
        <w:rPr>
          <w:rFonts w:ascii="Times New Roman" w:eastAsia="BiauKai" w:hAnsi="Times New Roman" w:cs="Times New Roman"/>
        </w:rPr>
        <w:t>的研究，伴隨人口快速老化，社會的失智症人口也會快速增加，多起社區流行病學調查發現失智症盛行率於</w:t>
      </w:r>
      <w:r w:rsidRPr="00F44202">
        <w:rPr>
          <w:rFonts w:ascii="Times New Roman" w:eastAsia="BiauKai" w:hAnsi="Times New Roman" w:cs="Times New Roman"/>
        </w:rPr>
        <w:t xml:space="preserve"> 65 </w:t>
      </w:r>
      <w:r w:rsidRPr="00F44202">
        <w:rPr>
          <w:rFonts w:ascii="Times New Roman" w:eastAsia="BiauKai" w:hAnsi="Times New Roman" w:cs="Times New Roman"/>
        </w:rPr>
        <w:t>歲以上的人口分別為</w:t>
      </w:r>
      <w:r w:rsidRPr="00F44202">
        <w:rPr>
          <w:rFonts w:ascii="Times New Roman" w:eastAsia="BiauKai" w:hAnsi="Times New Roman" w:cs="Times New Roman"/>
        </w:rPr>
        <w:t xml:space="preserve"> 1.7%</w:t>
      </w:r>
      <w:r w:rsidRPr="00F44202">
        <w:rPr>
          <w:rFonts w:ascii="Times New Roman" w:eastAsia="BiauKai" w:hAnsi="Times New Roman" w:cs="Times New Roman"/>
        </w:rPr>
        <w:t>到</w:t>
      </w:r>
      <w:r w:rsidRPr="00F44202">
        <w:rPr>
          <w:rFonts w:ascii="Times New Roman" w:eastAsia="BiauKai" w:hAnsi="Times New Roman" w:cs="Times New Roman"/>
        </w:rPr>
        <w:t xml:space="preserve"> 4.4%</w:t>
      </w:r>
      <w:r w:rsidRPr="00F44202">
        <w:rPr>
          <w:rFonts w:ascii="Times New Roman" w:eastAsia="BiauKai" w:hAnsi="Times New Roman" w:cs="Times New Roman"/>
        </w:rPr>
        <w:t>不等，這些研究都發現失智症的盛行率隨著年齡的增加而遞增。根據陳達夫等學者</w:t>
      </w:r>
      <w:r w:rsidRPr="00F44202">
        <w:rPr>
          <w:rFonts w:ascii="Times New Roman" w:eastAsia="BiauKai" w:hAnsi="Times New Roman" w:cs="Times New Roman"/>
        </w:rPr>
        <w:t xml:space="preserve"> [</w:t>
      </w:r>
      <w:r w:rsidR="007A553B" w:rsidRPr="00F44202">
        <w:rPr>
          <w:rFonts w:ascii="Times New Roman" w:eastAsia="BiauKai" w:hAnsi="Times New Roman" w:cs="Times New Roman"/>
        </w:rPr>
        <w:t>3</w:t>
      </w:r>
      <w:r w:rsidRPr="00F44202">
        <w:rPr>
          <w:rFonts w:ascii="Times New Roman" w:eastAsia="BiauKai" w:hAnsi="Times New Roman" w:cs="Times New Roman"/>
        </w:rPr>
        <w:t xml:space="preserve">] </w:t>
      </w:r>
      <w:r w:rsidRPr="00F44202">
        <w:rPr>
          <w:rFonts w:ascii="Times New Roman" w:eastAsia="BiauKai" w:hAnsi="Times New Roman" w:cs="Times New Roman"/>
        </w:rPr>
        <w:t>的研究統計也顯示，</w:t>
      </w:r>
      <w:r w:rsidRPr="00F44202">
        <w:rPr>
          <w:rFonts w:ascii="Times New Roman" w:eastAsia="BiauKai" w:hAnsi="Times New Roman" w:cs="Times New Roman"/>
        </w:rPr>
        <w:t xml:space="preserve">65 </w:t>
      </w:r>
      <w:r w:rsidRPr="00F44202">
        <w:rPr>
          <w:rFonts w:ascii="Times New Roman" w:eastAsia="BiauKai" w:hAnsi="Times New Roman" w:cs="Times New Roman"/>
        </w:rPr>
        <w:t>歲以上的台灣人，平均年齡每增加</w:t>
      </w:r>
      <w:r w:rsidRPr="00F44202">
        <w:rPr>
          <w:rFonts w:ascii="Times New Roman" w:eastAsia="BiauKai" w:hAnsi="Times New Roman" w:cs="Times New Roman"/>
        </w:rPr>
        <w:t xml:space="preserve"> 5 </w:t>
      </w:r>
      <w:r w:rsidRPr="00F44202">
        <w:rPr>
          <w:rFonts w:ascii="Times New Roman" w:eastAsia="BiauKai" w:hAnsi="Times New Roman" w:cs="Times New Roman"/>
        </w:rPr>
        <w:t>歲，失智症盛行率便倍增。</w:t>
      </w:r>
    </w:p>
    <w:p w14:paraId="54EB5057" w14:textId="61102119" w:rsidR="000A6422" w:rsidRPr="00F44202" w:rsidRDefault="000A6422" w:rsidP="00F03D53">
      <w:pPr>
        <w:jc w:val="both"/>
        <w:rPr>
          <w:rFonts w:ascii="Times New Roman" w:eastAsia="BiauKai" w:hAnsi="Times New Roman" w:cs="Times New Roman"/>
        </w:rPr>
      </w:pPr>
      <w:r w:rsidRPr="00F44202">
        <w:rPr>
          <w:rFonts w:ascii="Times New Roman" w:eastAsia="BiauKai" w:hAnsi="Times New Roman" w:cs="Times New Roman"/>
        </w:rPr>
        <w:t xml:space="preserve">　　為了因應老年及失智人口急速增加，衛福部規劃整合相關資源，發展多元社區失智長者照顧服務網路，為其擬定長照服務網計畫，將全國劃分不同區域，結合衛政資源，分別建置失智照護資源；資源規劃包含提供失智專區、專責機構、失智症日間照顧服務等，並持續培訓失智症之優質專業照護人力，將失智症防治</w:t>
      </w:r>
      <w:del w:id="8" w:author="何柏憲" w:date="2022-11-29T20:25:00Z">
        <w:r w:rsidRPr="00F44202" w:rsidDel="001709E6">
          <w:rPr>
            <w:rFonts w:ascii="Times New Roman" w:eastAsia="BiauKai" w:hAnsi="Times New Roman" w:cs="Times New Roman"/>
          </w:rPr>
          <w:delText>之</w:delText>
        </w:r>
      </w:del>
      <w:r w:rsidRPr="00F44202">
        <w:rPr>
          <w:rFonts w:ascii="Times New Roman" w:eastAsia="BiauKai" w:hAnsi="Times New Roman" w:cs="Times New Roman"/>
        </w:rPr>
        <w:t>相關知識及其技能，納入長期照護專業人力培訓課程。但遺憾的是目前失智症的藥物並</w:t>
      </w:r>
      <w:del w:id="9" w:author="何柏憲" w:date="2022-11-29T20:25:00Z">
        <w:r w:rsidRPr="00F44202" w:rsidDel="001709E6">
          <w:rPr>
            <w:rFonts w:ascii="Times New Roman" w:eastAsia="BiauKai" w:hAnsi="Times New Roman" w:cs="Times New Roman"/>
          </w:rPr>
          <w:delText>沒有辦</w:delText>
        </w:r>
      </w:del>
      <w:ins w:id="10" w:author="何柏憲" w:date="2022-11-29T20:25:00Z">
        <w:r w:rsidR="001709E6" w:rsidRPr="00F44202">
          <w:rPr>
            <w:rFonts w:ascii="Times New Roman" w:eastAsia="BiauKai" w:hAnsi="Times New Roman" w:cs="Times New Roman"/>
          </w:rPr>
          <w:t>無</w:t>
        </w:r>
      </w:ins>
      <w:r w:rsidRPr="00F44202">
        <w:rPr>
          <w:rFonts w:ascii="Times New Roman" w:eastAsia="BiauKai" w:hAnsi="Times New Roman" w:cs="Times New Roman"/>
        </w:rPr>
        <w:t>法阻止或恢復已經受損的大腦細胞，因此科技輔助也成了發展的重點。</w:t>
      </w:r>
    </w:p>
    <w:p w14:paraId="09ADAB3C" w14:textId="77777777" w:rsidR="00F03D53" w:rsidRPr="00F44202" w:rsidRDefault="0B24459D" w:rsidP="00F03D53">
      <w:pPr>
        <w:jc w:val="both"/>
        <w:rPr>
          <w:rFonts w:ascii="Times New Roman" w:eastAsia="BiauKai" w:hAnsi="Times New Roman" w:cs="Times New Roman"/>
        </w:rPr>
      </w:pPr>
      <w:r w:rsidRPr="00F44202">
        <w:rPr>
          <w:rFonts w:ascii="Times New Roman" w:eastAsia="BiauKai" w:hAnsi="Times New Roman" w:cs="Times New Roman"/>
        </w:rPr>
        <w:t xml:space="preserve">    </w:t>
      </w:r>
      <w:r w:rsidRPr="00F44202">
        <w:rPr>
          <w:rFonts w:ascii="Times New Roman" w:eastAsia="BiauKai" w:hAnsi="Times New Roman" w:cs="Times New Roman"/>
        </w:rPr>
        <w:t>隨著日新月異的科技發展，物聯網（</w:t>
      </w:r>
      <w:r w:rsidRPr="00F44202">
        <w:rPr>
          <w:rFonts w:ascii="Times New Roman" w:eastAsia="BiauKai" w:hAnsi="Times New Roman" w:cs="Times New Roman"/>
        </w:rPr>
        <w:t>IoT</w:t>
      </w:r>
      <w:r w:rsidRPr="00F44202">
        <w:rPr>
          <w:rFonts w:ascii="Times New Roman" w:eastAsia="BiauKai" w:hAnsi="Times New Roman" w:cs="Times New Roman"/>
        </w:rPr>
        <w:t>）、虛擬實境（</w:t>
      </w:r>
      <w:r w:rsidRPr="00F44202">
        <w:rPr>
          <w:rFonts w:ascii="Times New Roman" w:eastAsia="BiauKai" w:hAnsi="Times New Roman" w:cs="Times New Roman"/>
        </w:rPr>
        <w:t>VR</w:t>
      </w:r>
      <w:r w:rsidRPr="00F44202">
        <w:rPr>
          <w:rFonts w:ascii="Times New Roman" w:eastAsia="BiauKai" w:hAnsi="Times New Roman" w:cs="Times New Roman"/>
        </w:rPr>
        <w:t>）、藍芽定位及穿戴裝置等新興智能科技的運用</w:t>
      </w:r>
      <w:del w:id="11" w:author="何柏憲" w:date="2022-11-29T20:40:00Z">
        <w:r w:rsidRPr="00F44202" w:rsidDel="00B9474F">
          <w:rPr>
            <w:rFonts w:ascii="Times New Roman" w:eastAsia="BiauKai" w:hAnsi="Times New Roman" w:cs="Times New Roman"/>
          </w:rPr>
          <w:delText>，</w:delText>
        </w:r>
      </w:del>
      <w:ins w:id="12" w:author="何柏憲" w:date="2022-11-29T20:35:00Z">
        <w:r w:rsidR="00B9474F" w:rsidRPr="00F44202">
          <w:rPr>
            <w:rFonts w:ascii="Times New Roman" w:eastAsia="BiauKai" w:hAnsi="Times New Roman" w:cs="Times New Roman"/>
          </w:rPr>
          <w:t>融</w:t>
        </w:r>
      </w:ins>
      <w:ins w:id="13" w:author="何柏憲" w:date="2022-11-29T20:38:00Z">
        <w:r w:rsidR="00B9474F" w:rsidRPr="00F44202">
          <w:rPr>
            <w:rFonts w:ascii="Times New Roman" w:eastAsia="BiauKai" w:hAnsi="Times New Roman" w:cs="Times New Roman"/>
          </w:rPr>
          <w:t>入生活</w:t>
        </w:r>
      </w:ins>
      <w:del w:id="14" w:author="何柏憲" w:date="2022-11-29T20:35:00Z">
        <w:r w:rsidRPr="00F44202" w:rsidDel="00B9474F">
          <w:rPr>
            <w:rFonts w:ascii="Times New Roman" w:eastAsia="BiauKai" w:hAnsi="Times New Roman" w:cs="Times New Roman"/>
          </w:rPr>
          <w:delText>讓</w:delText>
        </w:r>
      </w:del>
      <w:del w:id="15" w:author="何柏憲" w:date="2022-11-29T20:32:00Z">
        <w:r w:rsidRPr="00F44202" w:rsidDel="001709E6">
          <w:rPr>
            <w:rFonts w:ascii="Times New Roman" w:eastAsia="BiauKai" w:hAnsi="Times New Roman" w:cs="Times New Roman"/>
          </w:rPr>
          <w:delText>智慧</w:delText>
        </w:r>
      </w:del>
      <w:del w:id="16" w:author="何柏憲" w:date="2022-11-29T20:35:00Z">
        <w:r w:rsidRPr="00F44202" w:rsidDel="00B9474F">
          <w:rPr>
            <w:rFonts w:ascii="Times New Roman" w:eastAsia="BiauKai" w:hAnsi="Times New Roman" w:cs="Times New Roman"/>
          </w:rPr>
          <w:delText>科技輔助醫療變得可行</w:delText>
        </w:r>
      </w:del>
      <w:r w:rsidRPr="00F44202">
        <w:rPr>
          <w:rFonts w:ascii="Times New Roman" w:eastAsia="BiauKai" w:hAnsi="Times New Roman" w:cs="Times New Roman"/>
        </w:rPr>
        <w:t>，</w:t>
      </w:r>
      <w:del w:id="17" w:author="何柏憲" w:date="2022-11-29T20:40:00Z">
        <w:r w:rsidRPr="00F44202" w:rsidDel="00B9474F">
          <w:rPr>
            <w:rFonts w:ascii="Times New Roman" w:eastAsia="BiauKai" w:hAnsi="Times New Roman" w:cs="Times New Roman"/>
          </w:rPr>
          <w:delText>而這些</w:delText>
        </w:r>
      </w:del>
      <w:del w:id="18" w:author="何柏憲" w:date="2022-11-29T20:39:00Z">
        <w:r w:rsidRPr="00F44202" w:rsidDel="00B9474F">
          <w:rPr>
            <w:rFonts w:ascii="Times New Roman" w:eastAsia="BiauKai" w:hAnsi="Times New Roman" w:cs="Times New Roman"/>
          </w:rPr>
          <w:delText>科技</w:delText>
        </w:r>
      </w:del>
      <w:del w:id="19" w:author="何柏憲" w:date="2022-11-29T20:40:00Z">
        <w:r w:rsidRPr="00F44202" w:rsidDel="00B9474F">
          <w:rPr>
            <w:rFonts w:ascii="Times New Roman" w:eastAsia="BiauKai" w:hAnsi="Times New Roman" w:cs="Times New Roman"/>
          </w:rPr>
          <w:delText>輔</w:delText>
        </w:r>
      </w:del>
      <w:del w:id="20" w:author="何柏憲" w:date="2022-11-29T20:39:00Z">
        <w:r w:rsidRPr="00F44202" w:rsidDel="00B9474F">
          <w:rPr>
            <w:rFonts w:ascii="Times New Roman" w:eastAsia="BiauKai" w:hAnsi="Times New Roman" w:cs="Times New Roman"/>
          </w:rPr>
          <w:delText>具</w:delText>
        </w:r>
      </w:del>
      <w:ins w:id="21" w:author="何柏憲" w:date="2022-11-29T20:41:00Z">
        <w:r w:rsidR="00B9474F" w:rsidRPr="00F44202">
          <w:rPr>
            <w:rFonts w:ascii="Times New Roman" w:eastAsia="BiauKai" w:hAnsi="Times New Roman" w:cs="Times New Roman"/>
          </w:rPr>
          <w:t>輔助設備</w:t>
        </w:r>
      </w:ins>
      <w:r w:rsidRPr="00F44202">
        <w:rPr>
          <w:rFonts w:ascii="Times New Roman" w:eastAsia="BiauKai" w:hAnsi="Times New Roman" w:cs="Times New Roman"/>
        </w:rPr>
        <w:t>皆以病人為中心進行優化，像是</w:t>
      </w:r>
      <w:del w:id="22" w:author="何柏憲" w:date="2022-11-29T20:45:00Z">
        <w:r w:rsidRPr="00F44202" w:rsidDel="00043464">
          <w:rPr>
            <w:rFonts w:ascii="Times New Roman" w:eastAsia="BiauKai" w:hAnsi="Times New Roman" w:cs="Times New Roman"/>
          </w:rPr>
          <w:delText>陪伴</w:delText>
        </w:r>
      </w:del>
      <w:ins w:id="23" w:author="何柏憲" w:date="2022-11-29T20:45:00Z">
        <w:r w:rsidR="00043464" w:rsidRPr="00F44202">
          <w:rPr>
            <w:rFonts w:ascii="Times New Roman" w:eastAsia="BiauKai" w:hAnsi="Times New Roman" w:cs="Times New Roman"/>
          </w:rPr>
          <w:t>AI</w:t>
        </w:r>
      </w:ins>
      <w:r w:rsidRPr="00F44202">
        <w:rPr>
          <w:rFonts w:ascii="Times New Roman" w:eastAsia="BiauKai" w:hAnsi="Times New Roman" w:cs="Times New Roman"/>
        </w:rPr>
        <w:t>機器人更加</w:t>
      </w:r>
      <w:del w:id="24" w:author="何柏憲" w:date="2022-11-29T20:42:00Z">
        <w:r w:rsidRPr="00F44202" w:rsidDel="00B9474F">
          <w:rPr>
            <w:rFonts w:ascii="Times New Roman" w:eastAsia="BiauKai" w:hAnsi="Times New Roman" w:cs="Times New Roman"/>
          </w:rPr>
          <w:delText>智慧</w:delText>
        </w:r>
      </w:del>
      <w:ins w:id="25" w:author="何柏憲" w:date="2022-11-29T20:42:00Z">
        <w:r w:rsidR="00B9474F" w:rsidRPr="00F44202">
          <w:rPr>
            <w:rFonts w:ascii="Times New Roman" w:eastAsia="BiauKai" w:hAnsi="Times New Roman" w:cs="Times New Roman"/>
          </w:rPr>
          <w:t>人性化</w:t>
        </w:r>
      </w:ins>
      <w:r w:rsidRPr="00F44202">
        <w:rPr>
          <w:rFonts w:ascii="Times New Roman" w:eastAsia="BiauKai" w:hAnsi="Times New Roman" w:cs="Times New Roman"/>
        </w:rPr>
        <w:t>，</w:t>
      </w:r>
      <w:ins w:id="26" w:author="何柏憲" w:date="2022-11-29T20:47:00Z">
        <w:r w:rsidR="00043464" w:rsidRPr="00F44202">
          <w:rPr>
            <w:rFonts w:ascii="Times New Roman" w:eastAsia="BiauKai" w:hAnsi="Times New Roman" w:cs="Times New Roman"/>
          </w:rPr>
          <w:t>多</w:t>
        </w:r>
      </w:ins>
      <w:ins w:id="27" w:author="何柏憲" w:date="2022-11-29T20:46:00Z">
        <w:r w:rsidR="00043464" w:rsidRPr="00F44202">
          <w:rPr>
            <w:rFonts w:ascii="Times New Roman" w:eastAsia="BiauKai" w:hAnsi="Times New Roman" w:cs="Times New Roman"/>
          </w:rPr>
          <w:t>與長者互動</w:t>
        </w:r>
      </w:ins>
      <w:del w:id="28" w:author="何柏憲" w:date="2022-11-29T20:46:00Z">
        <w:r w:rsidRPr="00F44202" w:rsidDel="00043464">
          <w:rPr>
            <w:rFonts w:ascii="Times New Roman" w:eastAsia="BiauKai" w:hAnsi="Times New Roman" w:cs="Times New Roman"/>
          </w:rPr>
          <w:delText>在聊天過程中打動長者的心</w:delText>
        </w:r>
      </w:del>
      <w:del w:id="29" w:author="何柏憲" w:date="2022-11-29T20:47:00Z">
        <w:r w:rsidRPr="00F44202" w:rsidDel="00043464">
          <w:rPr>
            <w:rFonts w:ascii="Times New Roman" w:eastAsia="BiauKai" w:hAnsi="Times New Roman" w:cs="Times New Roman"/>
          </w:rPr>
          <w:delText>，實現懷舊治療的智慧化，</w:delText>
        </w:r>
      </w:del>
      <w:ins w:id="30" w:author="何柏憲" w:date="2022-11-29T20:47:00Z">
        <w:r w:rsidR="00043464" w:rsidRPr="00F44202">
          <w:rPr>
            <w:rFonts w:ascii="Times New Roman" w:eastAsia="BiauKai" w:hAnsi="Times New Roman" w:cs="Times New Roman"/>
          </w:rPr>
          <w:t>以</w:t>
        </w:r>
      </w:ins>
      <w:r w:rsidRPr="00F44202">
        <w:rPr>
          <w:rFonts w:ascii="Times New Roman" w:eastAsia="BiauKai" w:hAnsi="Times New Roman" w:cs="Times New Roman"/>
        </w:rPr>
        <w:t>達到延緩失智症</w:t>
      </w:r>
      <w:del w:id="31" w:author="何柏憲" w:date="2022-11-29T20:47:00Z">
        <w:r w:rsidRPr="00F44202" w:rsidDel="00043464">
          <w:rPr>
            <w:rFonts w:ascii="Times New Roman" w:eastAsia="BiauKai" w:hAnsi="Times New Roman" w:cs="Times New Roman"/>
          </w:rPr>
          <w:delText>的可能性</w:delText>
        </w:r>
      </w:del>
      <w:r w:rsidRPr="00F44202">
        <w:rPr>
          <w:rFonts w:ascii="Times New Roman" w:eastAsia="BiauKai" w:hAnsi="Times New Roman" w:cs="Times New Roman"/>
        </w:rPr>
        <w:t>。當失智者願意放下對科技的</w:t>
      </w:r>
      <w:del w:id="32" w:author="何柏憲" w:date="2022-11-29T20:42:00Z">
        <w:r w:rsidRPr="00F44202" w:rsidDel="00B9474F">
          <w:rPr>
            <w:rFonts w:ascii="Times New Roman" w:eastAsia="BiauKai" w:hAnsi="Times New Roman" w:cs="Times New Roman"/>
          </w:rPr>
          <w:delText>戒心</w:delText>
        </w:r>
      </w:del>
      <w:ins w:id="33" w:author="何柏憲" w:date="2022-11-29T20:42:00Z">
        <w:r w:rsidR="00B9474F" w:rsidRPr="00F44202">
          <w:rPr>
            <w:rFonts w:ascii="Times New Roman" w:eastAsia="BiauKai" w:hAnsi="Times New Roman" w:cs="Times New Roman"/>
          </w:rPr>
          <w:t>成見</w:t>
        </w:r>
      </w:ins>
      <w:r w:rsidRPr="00F44202">
        <w:rPr>
          <w:rFonts w:ascii="Times New Roman" w:eastAsia="BiauKai" w:hAnsi="Times New Roman" w:cs="Times New Roman"/>
        </w:rPr>
        <w:t>，走進運動與社交生活，</w:t>
      </w:r>
      <w:del w:id="34" w:author="何柏憲" w:date="2022-11-29T20:34:00Z">
        <w:r w:rsidRPr="00F44202" w:rsidDel="00B9474F">
          <w:rPr>
            <w:rFonts w:ascii="Times New Roman" w:eastAsia="BiauKai" w:hAnsi="Times New Roman" w:cs="Times New Roman"/>
          </w:rPr>
          <w:delText>他們的</w:delText>
        </w:r>
      </w:del>
      <w:r w:rsidRPr="00F44202">
        <w:rPr>
          <w:rFonts w:ascii="Times New Roman" w:eastAsia="BiauKai" w:hAnsi="Times New Roman" w:cs="Times New Roman"/>
        </w:rPr>
        <w:t>身心便</w:t>
      </w:r>
      <w:ins w:id="35" w:author="何柏憲" w:date="2022-11-29T20:34:00Z">
        <w:r w:rsidR="00B9474F" w:rsidRPr="00F44202">
          <w:rPr>
            <w:rFonts w:ascii="Times New Roman" w:eastAsia="BiauKai" w:hAnsi="Times New Roman" w:cs="Times New Roman"/>
          </w:rPr>
          <w:t>可</w:t>
        </w:r>
      </w:ins>
      <w:r w:rsidRPr="00F44202">
        <w:rPr>
          <w:rFonts w:ascii="Times New Roman" w:eastAsia="BiauKai" w:hAnsi="Times New Roman" w:cs="Times New Roman"/>
        </w:rPr>
        <w:t>開始活絡，達到運動與認知訓練的治療目的。</w:t>
      </w:r>
      <w:del w:id="36" w:author="何柏憲" w:date="2022-11-29T20:52:00Z">
        <w:r w:rsidRPr="00F44202" w:rsidDel="00043464">
          <w:rPr>
            <w:rFonts w:ascii="Times New Roman" w:eastAsia="BiauKai" w:hAnsi="Times New Roman" w:cs="Times New Roman"/>
          </w:rPr>
          <w:delText>而科技輔具不只鼓勵長者們提升認知訓練，也關懷心理健康。</w:delText>
        </w:r>
      </w:del>
      <w:r w:rsidRPr="00F44202">
        <w:rPr>
          <w:rFonts w:ascii="Times New Roman" w:eastAsia="BiauKai" w:hAnsi="Times New Roman" w:cs="Times New Roman"/>
        </w:rPr>
        <w:t>然而失智長者</w:t>
      </w:r>
      <w:del w:id="37" w:author="何柏憲" w:date="2022-11-29T20:52:00Z">
        <w:r w:rsidRPr="00F44202" w:rsidDel="00043464">
          <w:rPr>
            <w:rFonts w:ascii="Times New Roman" w:eastAsia="BiauKai" w:hAnsi="Times New Roman" w:cs="Times New Roman"/>
          </w:rPr>
          <w:delText>的一個重要</w:delText>
        </w:r>
      </w:del>
      <w:ins w:id="38" w:author="何柏憲" w:date="2022-11-29T20:52:00Z">
        <w:r w:rsidR="00043464" w:rsidRPr="00F44202">
          <w:rPr>
            <w:rFonts w:ascii="Times New Roman" w:eastAsia="BiauKai" w:hAnsi="Times New Roman" w:cs="Times New Roman"/>
          </w:rPr>
          <w:t>普遍</w:t>
        </w:r>
      </w:ins>
      <w:r w:rsidRPr="00F44202">
        <w:rPr>
          <w:rFonts w:ascii="Times New Roman" w:eastAsia="BiauKai" w:hAnsi="Times New Roman" w:cs="Times New Roman"/>
        </w:rPr>
        <w:t>現象是短期記憶喪失，</w:t>
      </w:r>
      <w:ins w:id="39" w:author="何柏憲" w:date="2022-11-29T20:53:00Z">
        <w:r w:rsidR="00043464" w:rsidRPr="00F44202">
          <w:rPr>
            <w:rFonts w:ascii="Times New Roman" w:eastAsia="BiauKai" w:hAnsi="Times New Roman" w:cs="Times New Roman"/>
          </w:rPr>
          <w:t>時</w:t>
        </w:r>
      </w:ins>
      <w:del w:id="40" w:author="何柏憲" w:date="2022-11-29T20:53:00Z">
        <w:r w:rsidRPr="00F44202" w:rsidDel="00043464">
          <w:rPr>
            <w:rFonts w:ascii="Times New Roman" w:eastAsia="BiauKai" w:hAnsi="Times New Roman" w:cs="Times New Roman"/>
          </w:rPr>
          <w:delText>常</w:delText>
        </w:r>
      </w:del>
      <w:r w:rsidRPr="00F44202">
        <w:rPr>
          <w:rFonts w:ascii="Times New Roman" w:eastAsia="BiauKai" w:hAnsi="Times New Roman" w:cs="Times New Roman"/>
        </w:rPr>
        <w:t>常遺忘物品或</w:t>
      </w:r>
      <w:del w:id="41" w:author="何柏憲" w:date="2022-11-29T20:49:00Z">
        <w:r w:rsidRPr="00F44202" w:rsidDel="00043464">
          <w:rPr>
            <w:rFonts w:ascii="Times New Roman" w:eastAsia="BiauKai" w:hAnsi="Times New Roman" w:cs="Times New Roman"/>
          </w:rPr>
          <w:delText>自身的所在地</w:delText>
        </w:r>
      </w:del>
      <w:ins w:id="42" w:author="何柏憲" w:date="2022-11-29T20:49:00Z">
        <w:r w:rsidR="00043464" w:rsidRPr="00F44202">
          <w:rPr>
            <w:rFonts w:ascii="Times New Roman" w:eastAsia="BiauKai" w:hAnsi="Times New Roman" w:cs="Times New Roman"/>
          </w:rPr>
          <w:t>身在何方</w:t>
        </w:r>
      </w:ins>
      <w:r w:rsidRPr="00F44202">
        <w:rPr>
          <w:rFonts w:ascii="Times New Roman" w:eastAsia="BiauKai" w:hAnsi="Times New Roman" w:cs="Times New Roman"/>
        </w:rPr>
        <w:t>，造成患者甚至照顧者在日常生活的</w:t>
      </w:r>
      <w:del w:id="43" w:author="何柏憲" w:date="2022-11-29T20:54:00Z">
        <w:r w:rsidRPr="00F44202" w:rsidDel="00043464">
          <w:rPr>
            <w:rFonts w:ascii="Times New Roman" w:eastAsia="BiauKai" w:hAnsi="Times New Roman" w:cs="Times New Roman"/>
          </w:rPr>
          <w:delText>極大困擾</w:delText>
        </w:r>
      </w:del>
      <w:ins w:id="44" w:author="何柏憲" w:date="2022-11-29T20:54:00Z">
        <w:r w:rsidR="00043464" w:rsidRPr="00F44202">
          <w:rPr>
            <w:rFonts w:ascii="Times New Roman" w:eastAsia="BiauKai" w:hAnsi="Times New Roman" w:cs="Times New Roman"/>
          </w:rPr>
          <w:t>不</w:t>
        </w:r>
      </w:ins>
      <w:ins w:id="45" w:author="何柏憲" w:date="2022-11-29T20:55:00Z">
        <w:r w:rsidR="00043464" w:rsidRPr="00F44202">
          <w:rPr>
            <w:rFonts w:ascii="Times New Roman" w:eastAsia="BiauKai" w:hAnsi="Times New Roman" w:cs="Times New Roman"/>
          </w:rPr>
          <w:t>便</w:t>
        </w:r>
      </w:ins>
      <w:r w:rsidRPr="00F44202">
        <w:rPr>
          <w:rFonts w:ascii="Times New Roman" w:eastAsia="BiauKai" w:hAnsi="Times New Roman" w:cs="Times New Roman"/>
        </w:rPr>
        <w:t>。</w:t>
      </w:r>
      <w:r w:rsidR="008B6304" w:rsidRPr="00F44202">
        <w:rPr>
          <w:rFonts w:ascii="Times New Roman" w:eastAsia="BiauKai" w:hAnsi="Times New Roman" w:cs="Times New Roman"/>
          <w:shd w:val="clear" w:color="auto" w:fill="FFFFFF"/>
          <w:vertAlign w:val="superscript"/>
        </w:rPr>
        <w:t> </w:t>
      </w:r>
      <w:r w:rsidR="00014272" w:rsidRPr="00F44202">
        <w:rPr>
          <w:rFonts w:ascii="Times New Roman" w:eastAsia="BiauKai" w:hAnsi="Times New Roman" w:cs="Times New Roman"/>
        </w:rPr>
        <w:t>本研究</w:t>
      </w:r>
      <w:r w:rsidR="008B6304" w:rsidRPr="00F44202">
        <w:rPr>
          <w:rFonts w:ascii="Times New Roman" w:eastAsia="BiauKai" w:hAnsi="Times New Roman" w:cs="Times New Roman"/>
        </w:rPr>
        <w:t>將針對如何協助</w:t>
      </w:r>
      <w:del w:id="46" w:author="何柏憲" w:date="2022-11-29T20:56:00Z">
        <w:r w:rsidR="008B6304" w:rsidRPr="00F44202" w:rsidDel="0037491D">
          <w:rPr>
            <w:rFonts w:ascii="Times New Roman" w:eastAsia="BiauKai" w:hAnsi="Times New Roman" w:cs="Times New Roman"/>
          </w:rPr>
          <w:delText>自動分析及</w:delText>
        </w:r>
      </w:del>
      <w:r w:rsidR="008B6304" w:rsidRPr="00F44202">
        <w:rPr>
          <w:rFonts w:ascii="Times New Roman" w:eastAsia="BiauKai" w:hAnsi="Times New Roman" w:cs="Times New Roman"/>
        </w:rPr>
        <w:t>辨識失智長者的行為動作及</w:t>
      </w:r>
      <w:del w:id="47" w:author="何柏憲" w:date="2022-11-29T20:56:00Z">
        <w:r w:rsidR="008B6304" w:rsidRPr="00F44202" w:rsidDel="0037491D">
          <w:rPr>
            <w:rFonts w:ascii="Times New Roman" w:eastAsia="BiauKai" w:hAnsi="Times New Roman" w:cs="Times New Roman"/>
          </w:rPr>
          <w:delText>有效</w:delText>
        </w:r>
      </w:del>
      <w:r w:rsidR="008B6304" w:rsidRPr="00F44202">
        <w:rPr>
          <w:rFonts w:ascii="Times New Roman" w:eastAsia="BiauKai" w:hAnsi="Times New Roman" w:cs="Times New Roman"/>
        </w:rPr>
        <w:t>記錄日常生活</w:t>
      </w:r>
      <w:del w:id="48" w:author="何柏憲" w:date="2022-11-29T20:56:00Z">
        <w:r w:rsidR="008B6304" w:rsidRPr="00F44202" w:rsidDel="0037491D">
          <w:rPr>
            <w:rFonts w:ascii="Times New Roman" w:eastAsia="BiauKai" w:hAnsi="Times New Roman" w:cs="Times New Roman"/>
          </w:rPr>
          <w:delText>過程</w:delText>
        </w:r>
      </w:del>
      <w:r w:rsidR="008B6304" w:rsidRPr="00F44202">
        <w:rPr>
          <w:rFonts w:ascii="Times New Roman" w:eastAsia="BiauKai" w:hAnsi="Times New Roman" w:cs="Times New Roman"/>
        </w:rPr>
        <w:t>之重要資訊，</w:t>
      </w:r>
      <w:ins w:id="49" w:author="何柏憲" w:date="2022-11-29T20:50:00Z">
        <w:r w:rsidR="00043464" w:rsidRPr="00F44202">
          <w:rPr>
            <w:rFonts w:ascii="Times New Roman" w:eastAsia="BiauKai" w:hAnsi="Times New Roman" w:cs="Times New Roman"/>
          </w:rPr>
          <w:t>以</w:t>
        </w:r>
      </w:ins>
      <w:r w:rsidR="008B6304" w:rsidRPr="00F44202">
        <w:rPr>
          <w:rFonts w:ascii="Times New Roman" w:eastAsia="BiauKai" w:hAnsi="Times New Roman" w:cs="Times New Roman"/>
        </w:rPr>
        <w:t>期</w:t>
      </w:r>
      <w:del w:id="50" w:author="何柏憲" w:date="2022-11-29T20:50:00Z">
        <w:r w:rsidR="008B6304" w:rsidRPr="00F44202" w:rsidDel="00043464">
          <w:rPr>
            <w:rFonts w:ascii="Times New Roman" w:eastAsia="BiauKai" w:hAnsi="Times New Roman" w:cs="Times New Roman"/>
          </w:rPr>
          <w:delText>能</w:delText>
        </w:r>
      </w:del>
      <w:del w:id="51" w:author="何柏憲" w:date="2022-11-29T20:56:00Z">
        <w:r w:rsidR="008B6304" w:rsidRPr="00F44202" w:rsidDel="0037491D">
          <w:rPr>
            <w:rFonts w:ascii="Times New Roman" w:eastAsia="BiauKai" w:hAnsi="Times New Roman" w:cs="Times New Roman"/>
          </w:rPr>
          <w:delText>發揮大數據分析的功能有效</w:delText>
        </w:r>
      </w:del>
      <w:r w:rsidR="008B6304" w:rsidRPr="00F44202">
        <w:rPr>
          <w:rFonts w:ascii="Times New Roman" w:eastAsia="BiauKai" w:hAnsi="Times New Roman" w:cs="Times New Roman"/>
        </w:rPr>
        <w:t>改善失智長者及照護者的</w:t>
      </w:r>
      <w:del w:id="52" w:author="何柏憲" w:date="2022-11-29T20:56:00Z">
        <w:r w:rsidR="008B6304" w:rsidRPr="00F44202" w:rsidDel="0037491D">
          <w:rPr>
            <w:rFonts w:ascii="Times New Roman" w:eastAsia="BiauKai" w:hAnsi="Times New Roman" w:cs="Times New Roman"/>
          </w:rPr>
          <w:delText>日常</w:delText>
        </w:r>
      </w:del>
      <w:r w:rsidR="008B6304" w:rsidRPr="00F44202">
        <w:rPr>
          <w:rFonts w:ascii="Times New Roman" w:eastAsia="BiauKai" w:hAnsi="Times New Roman" w:cs="Times New Roman"/>
        </w:rPr>
        <w:t>生活品質。</w:t>
      </w:r>
    </w:p>
    <w:p w14:paraId="32FC4BE2" w14:textId="2B004094" w:rsidR="0058526F" w:rsidRPr="00F44202" w:rsidRDefault="0058526F" w:rsidP="00F03D53">
      <w:pPr>
        <w:ind w:firstLine="480"/>
        <w:jc w:val="both"/>
        <w:rPr>
          <w:rFonts w:ascii="Times New Roman" w:eastAsia="BiauKai" w:hAnsi="Times New Roman" w:cs="Times New Roman"/>
        </w:rPr>
      </w:pPr>
      <w:r w:rsidRPr="00F44202">
        <w:rPr>
          <w:rFonts w:ascii="Times New Roman" w:eastAsia="BiauKai" w:hAnsi="Times New Roman" w:cs="Times New Roman"/>
        </w:rPr>
        <w:t>過去多項研究已</w:t>
      </w:r>
      <w:del w:id="53" w:author="何柏憲" w:date="2022-11-29T20:57:00Z">
        <w:r w:rsidRPr="00F44202" w:rsidDel="0037491D">
          <w:rPr>
            <w:rFonts w:ascii="Times New Roman" w:eastAsia="BiauKai" w:hAnsi="Times New Roman" w:cs="Times New Roman"/>
          </w:rPr>
          <w:delText>經</w:delText>
        </w:r>
      </w:del>
      <w:r w:rsidRPr="00F44202">
        <w:rPr>
          <w:rFonts w:ascii="Times New Roman" w:eastAsia="BiauKai" w:hAnsi="Times New Roman" w:cs="Times New Roman"/>
        </w:rPr>
        <w:t>有能力初步辨識人類不同的行為動作，但是</w:t>
      </w:r>
      <w:del w:id="54" w:author="何柏憲" w:date="2022-11-29T20:58:00Z">
        <w:r w:rsidRPr="00F44202" w:rsidDel="0037491D">
          <w:rPr>
            <w:rFonts w:ascii="Times New Roman" w:eastAsia="BiauKai" w:hAnsi="Times New Roman" w:cs="Times New Roman"/>
          </w:rPr>
          <w:delText>傳統的</w:delText>
        </w:r>
      </w:del>
      <w:r w:rsidRPr="00F44202">
        <w:rPr>
          <w:rFonts w:ascii="Times New Roman" w:eastAsia="BiauKai" w:hAnsi="Times New Roman" w:cs="Times New Roman"/>
        </w:rPr>
        <w:t>蒐集資料方式大多</w:t>
      </w:r>
      <w:del w:id="55" w:author="何柏憲" w:date="2022-11-29T20:58:00Z">
        <w:r w:rsidRPr="00F44202" w:rsidDel="0037491D">
          <w:rPr>
            <w:rFonts w:ascii="Times New Roman" w:eastAsia="BiauKai" w:hAnsi="Times New Roman" w:cs="Times New Roman"/>
          </w:rPr>
          <w:delText>是</w:delText>
        </w:r>
      </w:del>
      <w:r w:rsidRPr="00F44202">
        <w:rPr>
          <w:rFonts w:ascii="Times New Roman" w:eastAsia="BiauKai" w:hAnsi="Times New Roman" w:cs="Times New Roman"/>
        </w:rPr>
        <w:t>使用攝影機全程錄影，記錄特定人士或</w:t>
      </w:r>
      <w:del w:id="56" w:author="何柏憲" w:date="2022-11-29T20:59:00Z">
        <w:r w:rsidRPr="00F44202" w:rsidDel="0037491D">
          <w:rPr>
            <w:rFonts w:ascii="Times New Roman" w:eastAsia="BiauKai" w:hAnsi="Times New Roman" w:cs="Times New Roman"/>
          </w:rPr>
          <w:delText>是</w:delText>
        </w:r>
      </w:del>
      <w:r w:rsidRPr="00F44202">
        <w:rPr>
          <w:rFonts w:ascii="Times New Roman" w:eastAsia="BiauKai" w:hAnsi="Times New Roman" w:cs="Times New Roman"/>
        </w:rPr>
        <w:t>同時收錄所有周遭人員的影像，</w:t>
      </w:r>
      <w:del w:id="57" w:author="何柏憲" w:date="2022-11-29T21:00:00Z">
        <w:r w:rsidRPr="00F44202" w:rsidDel="0037491D">
          <w:rPr>
            <w:rFonts w:ascii="Times New Roman" w:eastAsia="BiauKai" w:hAnsi="Times New Roman" w:cs="Times New Roman"/>
          </w:rPr>
          <w:delText>這種</w:delText>
        </w:r>
      </w:del>
      <w:ins w:id="58" w:author="何柏憲" w:date="2022-11-29T21:00:00Z">
        <w:r w:rsidR="0037491D" w:rsidRPr="00F44202">
          <w:rPr>
            <w:rFonts w:ascii="Times New Roman" w:eastAsia="BiauKai" w:hAnsi="Times New Roman" w:cs="Times New Roman"/>
          </w:rPr>
          <w:t>此</w:t>
        </w:r>
      </w:ins>
      <w:r w:rsidRPr="00F44202">
        <w:rPr>
          <w:rFonts w:ascii="Times New Roman" w:eastAsia="BiauKai" w:hAnsi="Times New Roman" w:cs="Times New Roman"/>
        </w:rPr>
        <w:t>資料蒐集方式常</w:t>
      </w:r>
      <w:del w:id="59" w:author="何柏憲" w:date="2022-11-29T21:00:00Z">
        <w:r w:rsidRPr="00F44202" w:rsidDel="0037491D">
          <w:rPr>
            <w:rFonts w:ascii="Times New Roman" w:eastAsia="BiauKai" w:hAnsi="Times New Roman" w:cs="Times New Roman"/>
          </w:rPr>
          <w:delText>會</w:delText>
        </w:r>
      </w:del>
      <w:r w:rsidRPr="00F44202">
        <w:rPr>
          <w:rFonts w:ascii="Times New Roman" w:eastAsia="BiauKai" w:hAnsi="Times New Roman" w:cs="Times New Roman"/>
        </w:rPr>
        <w:t>涉及隱私</w:t>
      </w:r>
      <w:ins w:id="60" w:author="何柏憲" w:date="2022-11-29T21:00:00Z">
        <w:r w:rsidR="0037491D" w:rsidRPr="00F44202">
          <w:rPr>
            <w:rFonts w:ascii="Times New Roman" w:eastAsia="BiauKai" w:hAnsi="Times New Roman" w:cs="Times New Roman"/>
          </w:rPr>
          <w:t>、</w:t>
        </w:r>
      </w:ins>
      <w:del w:id="61" w:author="何柏憲" w:date="2022-11-29T21:00:00Z">
        <w:r w:rsidRPr="00F44202" w:rsidDel="0037491D">
          <w:rPr>
            <w:rFonts w:ascii="Times New Roman" w:eastAsia="BiauKai" w:hAnsi="Times New Roman" w:cs="Times New Roman"/>
          </w:rPr>
          <w:delText>及</w:delText>
        </w:r>
      </w:del>
      <w:r w:rsidRPr="00F44202">
        <w:rPr>
          <w:rFonts w:ascii="Times New Roman" w:eastAsia="BiauKai" w:hAnsi="Times New Roman" w:cs="Times New Roman"/>
        </w:rPr>
        <w:t>肖像權</w:t>
      </w:r>
      <w:del w:id="62" w:author="何柏憲" w:date="2022-11-29T21:02:00Z">
        <w:r w:rsidRPr="00F44202" w:rsidDel="0037491D">
          <w:rPr>
            <w:rFonts w:ascii="Times New Roman" w:eastAsia="BiauKai" w:hAnsi="Times New Roman" w:cs="Times New Roman"/>
          </w:rPr>
          <w:delText>問題</w:delText>
        </w:r>
      </w:del>
      <w:r w:rsidRPr="00F44202">
        <w:rPr>
          <w:rFonts w:ascii="Times New Roman" w:eastAsia="BiauKai" w:hAnsi="Times New Roman" w:cs="Times New Roman"/>
        </w:rPr>
        <w:t>、裝置不易攜帶、辨識活動種類有限制</w:t>
      </w:r>
      <w:ins w:id="63" w:author="何柏憲" w:date="2022-11-29T21:01:00Z">
        <w:r w:rsidR="0037491D" w:rsidRPr="00F44202">
          <w:rPr>
            <w:rFonts w:ascii="Times New Roman" w:eastAsia="BiauKai" w:hAnsi="Times New Roman" w:cs="Times New Roman"/>
          </w:rPr>
          <w:t>、</w:t>
        </w:r>
      </w:ins>
      <w:del w:id="64" w:author="何柏憲" w:date="2022-11-29T21:00:00Z">
        <w:r w:rsidRPr="00F44202" w:rsidDel="0037491D">
          <w:rPr>
            <w:rFonts w:ascii="Times New Roman" w:eastAsia="BiauKai" w:hAnsi="Times New Roman" w:cs="Times New Roman"/>
          </w:rPr>
          <w:delText>、</w:delText>
        </w:r>
      </w:del>
      <w:del w:id="65" w:author="何柏憲" w:date="2022-11-29T21:01:00Z">
        <w:r w:rsidRPr="00F44202" w:rsidDel="0037491D">
          <w:rPr>
            <w:rFonts w:ascii="Times New Roman" w:eastAsia="BiauKai" w:hAnsi="Times New Roman" w:cs="Times New Roman"/>
          </w:rPr>
          <w:delText>且資料</w:delText>
        </w:r>
      </w:del>
      <w:r w:rsidRPr="00F44202">
        <w:rPr>
          <w:rFonts w:ascii="Times New Roman" w:eastAsia="BiauKai" w:hAnsi="Times New Roman" w:cs="Times New Roman"/>
        </w:rPr>
        <w:t>檔案及運算資源過大的問題</w:t>
      </w:r>
      <w:r w:rsidRPr="00F44202">
        <w:rPr>
          <w:rFonts w:ascii="Times New Roman" w:eastAsia="BiauKai" w:hAnsi="Times New Roman" w:cs="Times New Roman"/>
        </w:rPr>
        <w:t xml:space="preserve"> </w:t>
      </w:r>
      <w:r w:rsidRPr="00F44202">
        <w:rPr>
          <w:rFonts w:ascii="Times New Roman" w:eastAsia="BiauKai" w:hAnsi="Times New Roman" w:cs="Times New Roman"/>
        </w:rPr>
        <w:fldChar w:fldCharType="begin"/>
      </w:r>
      <w:r w:rsidRPr="00F44202">
        <w:rPr>
          <w:rFonts w:ascii="Times New Roman" w:eastAsia="BiauKai" w:hAnsi="Times New Roman" w:cs="Times New Roman"/>
        </w:rPr>
        <w:instrText xml:space="preserve"> ADDIN EN.CITE &lt;EndNote&gt;&lt;Cite&gt;&lt;Author&gt;Bouchabou&lt;/Author&gt;&lt;Year&gt;2021&lt;/Year&gt;&lt;RecNum&gt;3098&lt;/RecNum&gt;&lt;DisplayText&gt;[3]&lt;/DisplayText&gt;&lt;record&gt;&lt;rec-number&gt;3098&lt;/rec-number&gt;&lt;foreign-keys&gt;&lt;key app="EN" db-id="fv5z0w2erswfpwerp0bv5ff4zp2r2rxfvzz2" timestamp="1644201788" guid="fe88ab34-7616-47f5-859a-9761b2a043e4"&gt;3098&lt;/key&gt;&lt;/foreign-keys&gt;&lt;ref-type name="Journal Article"&gt;17&lt;/ref-type&gt;&lt;contributors&gt;&lt;authors&gt;&lt;author&gt;Bouchabou, Damien&lt;/author&gt;&lt;author&gt;Nguyen, Sao Mai&lt;/author&gt;&lt;author&gt;Lohr, Christophe&lt;/author&gt;&lt;author&gt;LeDuc, Benoit&lt;/author&gt;&lt;author&gt;Kanellos, Ioannis&lt;/author&gt;&lt;/authors&gt;&lt;/contributors&gt;&lt;titles&gt;&lt;title&gt;A survey of human activity recognition in smart homes based on IoT sensors algorithms: Taxonomies, challenges, and opportunities with deep learning&lt;/title&gt;&lt;secondary-title&gt;Sensors&lt;/secondary-title&gt;&lt;/titles&gt;&lt;periodical&gt;&lt;full-title&gt;Sensors&lt;/full-title&gt;&lt;/periodical&gt;&lt;pages&gt;6037&lt;/pages&gt;&lt;volume&gt;21&lt;/volume&gt;&lt;number&gt;18&lt;/number&gt;&lt;dates&gt;&lt;year&gt;2021&lt;/year&gt;&lt;/dates&gt;&lt;urls&gt;&lt;/urls&gt;&lt;/record&gt;&lt;/Cite&gt;&lt;/EndNote&gt;</w:instrText>
      </w:r>
      <w:r w:rsidRPr="00F44202">
        <w:rPr>
          <w:rFonts w:ascii="Times New Roman" w:eastAsia="BiauKai" w:hAnsi="Times New Roman" w:cs="Times New Roman"/>
        </w:rPr>
        <w:fldChar w:fldCharType="separate"/>
      </w:r>
      <w:r w:rsidRPr="00F44202">
        <w:rPr>
          <w:rFonts w:ascii="Times New Roman" w:eastAsia="BiauKai" w:hAnsi="Times New Roman" w:cs="Times New Roman"/>
          <w:noProof/>
        </w:rPr>
        <w:t>[4-6]</w:t>
      </w:r>
      <w:r w:rsidRPr="00F44202">
        <w:rPr>
          <w:rFonts w:ascii="Times New Roman" w:eastAsia="BiauKai" w:hAnsi="Times New Roman" w:cs="Times New Roman"/>
        </w:rPr>
        <w:fldChar w:fldCharType="end"/>
      </w:r>
      <w:r w:rsidRPr="00F44202">
        <w:rPr>
          <w:rFonts w:ascii="Times New Roman" w:eastAsia="BiauKai" w:hAnsi="Times New Roman" w:cs="Times New Roman"/>
        </w:rPr>
        <w:t>。如果僅針對分析行為動作的主題，</w:t>
      </w:r>
      <w:del w:id="66" w:author="何柏憲" w:date="2022-11-29T21:03:00Z">
        <w:r w:rsidRPr="00F44202" w:rsidDel="0037491D">
          <w:rPr>
            <w:rFonts w:ascii="Times New Roman" w:eastAsia="BiauKai" w:hAnsi="Times New Roman" w:cs="Times New Roman"/>
          </w:rPr>
          <w:delText>可以</w:delText>
        </w:r>
      </w:del>
      <w:del w:id="67" w:author="何柏憲" w:date="2022-11-29T21:04:00Z">
        <w:r w:rsidRPr="00F44202" w:rsidDel="0037491D">
          <w:rPr>
            <w:rFonts w:ascii="Times New Roman" w:eastAsia="BiauKai" w:hAnsi="Times New Roman" w:cs="Times New Roman"/>
          </w:rPr>
          <w:delText>取代</w:delText>
        </w:r>
      </w:del>
      <w:del w:id="68" w:author="何柏憲" w:date="2022-11-29T21:03:00Z">
        <w:r w:rsidRPr="00F44202" w:rsidDel="0037491D">
          <w:rPr>
            <w:rFonts w:ascii="Times New Roman" w:eastAsia="BiauKai" w:hAnsi="Times New Roman" w:cs="Times New Roman"/>
          </w:rPr>
          <w:delText>分析</w:delText>
        </w:r>
      </w:del>
      <w:del w:id="69" w:author="何柏憲" w:date="2022-11-29T21:04:00Z">
        <w:r w:rsidRPr="00F44202" w:rsidDel="0037491D">
          <w:rPr>
            <w:rFonts w:ascii="Times New Roman" w:eastAsia="BiauKai" w:hAnsi="Times New Roman" w:cs="Times New Roman"/>
          </w:rPr>
          <w:delText>攝影數據的方式是</w:delText>
        </w:r>
      </w:del>
      <w:r w:rsidRPr="00F44202">
        <w:rPr>
          <w:rFonts w:ascii="Times New Roman" w:eastAsia="BiauKai" w:hAnsi="Times New Roman" w:cs="Times New Roman"/>
        </w:rPr>
        <w:t>採用穿戴式感測器</w:t>
      </w:r>
      <w:ins w:id="70" w:author="何柏憲" w:date="2022-11-29T21:04:00Z">
        <w:r w:rsidR="0037491D" w:rsidRPr="00F44202">
          <w:rPr>
            <w:rFonts w:ascii="Times New Roman" w:eastAsia="BiauKai" w:hAnsi="Times New Roman" w:cs="Times New Roman"/>
          </w:rPr>
          <w:t>取代攝影</w:t>
        </w:r>
      </w:ins>
      <w:ins w:id="71" w:author="何柏憲" w:date="2022-11-29T21:05:00Z">
        <w:r w:rsidR="00CD0DAB" w:rsidRPr="00F44202">
          <w:rPr>
            <w:rFonts w:ascii="Times New Roman" w:eastAsia="BiauKai" w:hAnsi="Times New Roman" w:cs="Times New Roman"/>
          </w:rPr>
          <w:t>裝置</w:t>
        </w:r>
      </w:ins>
      <w:ins w:id="72" w:author="何柏憲" w:date="2022-11-29T21:04:00Z">
        <w:r w:rsidR="0037491D" w:rsidRPr="00F44202">
          <w:rPr>
            <w:rFonts w:ascii="Times New Roman" w:eastAsia="BiauKai" w:hAnsi="Times New Roman" w:cs="Times New Roman"/>
          </w:rPr>
          <w:t>的</w:t>
        </w:r>
      </w:ins>
      <w:ins w:id="73" w:author="何柏憲" w:date="2022-11-29T21:05:00Z">
        <w:r w:rsidR="00CD0DAB" w:rsidRPr="00F44202">
          <w:rPr>
            <w:rFonts w:ascii="Times New Roman" w:eastAsia="BiauKai" w:hAnsi="Times New Roman" w:cs="Times New Roman"/>
          </w:rPr>
          <w:t>蒐集數據</w:t>
        </w:r>
      </w:ins>
      <w:ins w:id="74" w:author="何柏憲" w:date="2022-11-29T21:04:00Z">
        <w:r w:rsidR="0037491D" w:rsidRPr="00F44202">
          <w:rPr>
            <w:rFonts w:ascii="Times New Roman" w:eastAsia="BiauKai" w:hAnsi="Times New Roman" w:cs="Times New Roman"/>
          </w:rPr>
          <w:t>方式</w:t>
        </w:r>
      </w:ins>
      <w:r w:rsidRPr="00F44202">
        <w:rPr>
          <w:rFonts w:ascii="Times New Roman" w:eastAsia="BiauKai" w:hAnsi="Times New Roman" w:cs="Times New Roman"/>
        </w:rPr>
        <w:t>，</w:t>
      </w:r>
      <w:del w:id="75" w:author="何柏憲" w:date="2022-11-29T21:05:00Z">
        <w:r w:rsidRPr="00F44202" w:rsidDel="00CD0DAB">
          <w:rPr>
            <w:rFonts w:ascii="Times New Roman" w:eastAsia="BiauKai" w:hAnsi="Times New Roman" w:cs="Times New Roman"/>
          </w:rPr>
          <w:delText>該數據蒐集</w:delText>
        </w:r>
      </w:del>
      <w:ins w:id="76" w:author="何柏憲" w:date="2022-11-29T21:05:00Z">
        <w:r w:rsidR="00CD0DAB" w:rsidRPr="00F44202">
          <w:rPr>
            <w:rFonts w:ascii="Times New Roman" w:eastAsia="BiauKai" w:hAnsi="Times New Roman" w:cs="Times New Roman"/>
          </w:rPr>
          <w:t>此</w:t>
        </w:r>
      </w:ins>
      <w:del w:id="77" w:author="何柏憲" w:date="2022-11-29T21:06:00Z">
        <w:r w:rsidRPr="00F44202" w:rsidDel="00CD0DAB">
          <w:rPr>
            <w:rFonts w:ascii="Times New Roman" w:eastAsia="BiauKai" w:hAnsi="Times New Roman" w:cs="Times New Roman"/>
          </w:rPr>
          <w:delText>方式</w:delText>
        </w:r>
      </w:del>
      <w:ins w:id="78" w:author="何柏憲" w:date="2022-11-29T21:05:00Z">
        <w:r w:rsidR="0037491D" w:rsidRPr="00F44202">
          <w:rPr>
            <w:rFonts w:ascii="Times New Roman" w:eastAsia="BiauKai" w:hAnsi="Times New Roman" w:cs="Times New Roman"/>
          </w:rPr>
          <w:t>可</w:t>
        </w:r>
      </w:ins>
      <w:del w:id="79" w:author="何柏憲" w:date="2022-11-29T21:04:00Z">
        <w:r w:rsidRPr="00F44202" w:rsidDel="0037491D">
          <w:rPr>
            <w:rFonts w:ascii="Times New Roman" w:eastAsia="BiauKai" w:hAnsi="Times New Roman" w:cs="Times New Roman"/>
          </w:rPr>
          <w:delText>可以有效</w:delText>
        </w:r>
      </w:del>
      <w:r w:rsidRPr="00F44202">
        <w:rPr>
          <w:rFonts w:ascii="Times New Roman" w:eastAsia="BiauKai" w:hAnsi="Times New Roman" w:cs="Times New Roman"/>
        </w:rPr>
        <w:t>避免隱私及肖像權被侵犯與解決裝置不易攜帶的狀況。然而使用穿戴式感測器用於動作辨識研究，第一個</w:t>
      </w:r>
      <w:del w:id="80" w:author="何柏憲" w:date="2022-11-29T21:08:00Z">
        <w:r w:rsidRPr="00F44202" w:rsidDel="00CD0DAB">
          <w:rPr>
            <w:rFonts w:ascii="Times New Roman" w:eastAsia="BiauKai" w:hAnsi="Times New Roman" w:cs="Times New Roman"/>
          </w:rPr>
          <w:delText>重要的</w:delText>
        </w:r>
      </w:del>
      <w:r w:rsidRPr="00F44202">
        <w:rPr>
          <w:rFonts w:ascii="Times New Roman" w:eastAsia="BiauKai" w:hAnsi="Times New Roman" w:cs="Times New Roman"/>
        </w:rPr>
        <w:t>問題就是感測器應該配戴</w:t>
      </w:r>
      <w:ins w:id="81" w:author="何柏憲" w:date="2022-11-29T21:06:00Z">
        <w:r w:rsidR="00CD0DAB" w:rsidRPr="00F44202">
          <w:rPr>
            <w:rFonts w:ascii="Times New Roman" w:eastAsia="BiauKai" w:hAnsi="Times New Roman" w:cs="Times New Roman"/>
          </w:rPr>
          <w:t>於</w:t>
        </w:r>
      </w:ins>
      <w:ins w:id="82" w:author="何柏憲" w:date="2022-11-29T21:09:00Z">
        <w:r w:rsidR="00CD0DAB" w:rsidRPr="00F44202">
          <w:rPr>
            <w:rFonts w:ascii="Times New Roman" w:eastAsia="BiauKai" w:hAnsi="Times New Roman" w:cs="Times New Roman"/>
          </w:rPr>
          <w:t>人體的哪些</w:t>
        </w:r>
      </w:ins>
      <w:del w:id="83" w:author="何柏憲" w:date="2022-11-29T21:06:00Z">
        <w:r w:rsidRPr="00F44202" w:rsidDel="00CD0DAB">
          <w:rPr>
            <w:rFonts w:ascii="Times New Roman" w:eastAsia="BiauKai" w:hAnsi="Times New Roman" w:cs="Times New Roman"/>
          </w:rPr>
          <w:delText>在人體的</w:delText>
        </w:r>
      </w:del>
      <w:del w:id="84" w:author="何柏憲" w:date="2022-11-29T21:09:00Z">
        <w:r w:rsidRPr="00F44202" w:rsidDel="00CD0DAB">
          <w:rPr>
            <w:rFonts w:ascii="Times New Roman" w:eastAsia="BiauKai" w:hAnsi="Times New Roman" w:cs="Times New Roman"/>
          </w:rPr>
          <w:delText>哪一個</w:delText>
        </w:r>
      </w:del>
      <w:r w:rsidRPr="00F44202">
        <w:rPr>
          <w:rFonts w:ascii="Times New Roman" w:eastAsia="BiauKai" w:hAnsi="Times New Roman" w:cs="Times New Roman"/>
        </w:rPr>
        <w:t>部位；第二個挑戰</w:t>
      </w:r>
      <w:ins w:id="85" w:author="何柏憲" w:date="2022-11-29T21:08:00Z">
        <w:r w:rsidR="00CD0DAB" w:rsidRPr="00F44202">
          <w:rPr>
            <w:rFonts w:ascii="Times New Roman" w:eastAsia="BiauKai" w:hAnsi="Times New Roman" w:cs="Times New Roman"/>
          </w:rPr>
          <w:t>則為</w:t>
        </w:r>
      </w:ins>
      <w:del w:id="86" w:author="何柏憲" w:date="2022-11-29T21:08:00Z">
        <w:r w:rsidRPr="00F44202" w:rsidDel="00CD0DAB">
          <w:rPr>
            <w:rFonts w:ascii="Times New Roman" w:eastAsia="BiauKai" w:hAnsi="Times New Roman" w:cs="Times New Roman"/>
          </w:rPr>
          <w:delText>就是</w:delText>
        </w:r>
      </w:del>
      <w:r w:rsidRPr="00F44202">
        <w:rPr>
          <w:rFonts w:ascii="Times New Roman" w:eastAsia="BiauKai" w:hAnsi="Times New Roman" w:cs="Times New Roman"/>
        </w:rPr>
        <w:t>確認分辨動作所需的最佳特徵組合。一般</w:t>
      </w:r>
      <w:ins w:id="87" w:author="何柏憲" w:date="2022-11-29T21:11:00Z">
        <w:r w:rsidR="00CD0DAB" w:rsidRPr="00F44202">
          <w:rPr>
            <w:rFonts w:ascii="Times New Roman" w:eastAsia="BiauKai" w:hAnsi="Times New Roman" w:cs="Times New Roman"/>
          </w:rPr>
          <w:t>而言，</w:t>
        </w:r>
      </w:ins>
      <w:r w:rsidRPr="00F44202">
        <w:rPr>
          <w:rFonts w:ascii="Times New Roman" w:eastAsia="BiauKai" w:hAnsi="Times New Roman" w:cs="Times New Roman"/>
        </w:rPr>
        <w:t>開發者必須</w:t>
      </w:r>
      <w:del w:id="88" w:author="何柏憲" w:date="2022-11-29T21:11:00Z">
        <w:r w:rsidRPr="00F44202" w:rsidDel="00CD0DAB">
          <w:rPr>
            <w:rFonts w:ascii="Times New Roman" w:eastAsia="BiauKai" w:hAnsi="Times New Roman" w:cs="Times New Roman"/>
          </w:rPr>
          <w:delText>經由</w:delText>
        </w:r>
      </w:del>
      <w:r w:rsidRPr="00F44202">
        <w:rPr>
          <w:rFonts w:ascii="Times New Roman" w:eastAsia="BiauKai" w:hAnsi="Times New Roman" w:cs="Times New Roman"/>
        </w:rPr>
        <w:t>不斷的分析及嘗試才能</w:t>
      </w:r>
      <w:del w:id="89" w:author="何柏憲" w:date="2022-11-29T21:11:00Z">
        <w:r w:rsidRPr="00F44202" w:rsidDel="00CD0DAB">
          <w:rPr>
            <w:rFonts w:ascii="Times New Roman" w:eastAsia="BiauKai" w:hAnsi="Times New Roman" w:cs="Times New Roman"/>
          </w:rPr>
          <w:delText>尋</w:delText>
        </w:r>
      </w:del>
      <w:r w:rsidRPr="00F44202">
        <w:rPr>
          <w:rFonts w:ascii="Times New Roman" w:eastAsia="BiauKai" w:hAnsi="Times New Roman" w:cs="Times New Roman"/>
        </w:rPr>
        <w:t>找出最重要的特徵</w:t>
      </w:r>
      <w:ins w:id="90" w:author="何柏憲" w:date="2022-11-29T21:12:00Z">
        <w:r w:rsidR="00CD0DAB" w:rsidRPr="00F44202">
          <w:rPr>
            <w:rFonts w:ascii="Times New Roman" w:eastAsia="BiauKai" w:hAnsi="Times New Roman" w:cs="Times New Roman"/>
          </w:rPr>
          <w:t>組合</w:t>
        </w:r>
      </w:ins>
      <w:r w:rsidRPr="00F44202">
        <w:rPr>
          <w:rFonts w:ascii="Times New Roman" w:eastAsia="BiauKai" w:hAnsi="Times New Roman" w:cs="Times New Roman"/>
        </w:rPr>
        <w:t>，進而分辨</w:t>
      </w:r>
      <w:del w:id="91" w:author="何柏憲" w:date="2022-11-29T21:12:00Z">
        <w:r w:rsidRPr="00F44202" w:rsidDel="00CD0DAB">
          <w:rPr>
            <w:rFonts w:ascii="Times New Roman" w:eastAsia="BiauKai" w:hAnsi="Times New Roman" w:cs="Times New Roman"/>
          </w:rPr>
          <w:delText>各樣</w:delText>
        </w:r>
      </w:del>
      <w:r w:rsidRPr="00F44202">
        <w:rPr>
          <w:rFonts w:ascii="Times New Roman" w:eastAsia="BiauKai" w:hAnsi="Times New Roman" w:cs="Times New Roman"/>
        </w:rPr>
        <w:t>不同的行為及動作。舉例來說，楊于進等學者</w:t>
      </w:r>
      <w:r w:rsidRPr="00F44202">
        <w:rPr>
          <w:rFonts w:ascii="Times New Roman" w:eastAsia="BiauKai" w:hAnsi="Times New Roman" w:cs="Times New Roman"/>
        </w:rPr>
        <w:t xml:space="preserve"> [7] </w:t>
      </w:r>
      <w:r w:rsidRPr="00F44202">
        <w:rPr>
          <w:rFonts w:ascii="Times New Roman" w:eastAsia="BiauKai" w:hAnsi="Times New Roman" w:cs="Times New Roman"/>
        </w:rPr>
        <w:t>提出透過多重簡易感測器系統進行即時性的動作辨識，將感測裝置配戴於右手腕、右手臂、胸口、左腰、右大腿、右腳踝並分別收集站、坐、躺、走、跑、上樓梯、下樓梯、舉啞鈴、喝水等九個不同動作。</w:t>
      </w:r>
      <w:r w:rsidR="000C0FEC" w:rsidRPr="00F44202">
        <w:rPr>
          <w:rFonts w:ascii="Times New Roman" w:eastAsia="BiauKai" w:hAnsi="Times New Roman" w:cs="Times New Roman" w:hint="eastAsia"/>
          <w:rPrChange w:id="92" w:author="何柏憲" w:date="2022-11-29T21:02:00Z">
            <w:rPr>
              <w:rFonts w:ascii="Times New Roman" w:eastAsia="標楷體" w:hAnsi="Times New Roman" w:hint="eastAsia"/>
              <w:color w:val="FF0000"/>
            </w:rPr>
          </w:rPrChange>
        </w:rPr>
        <w:t>該研究</w:t>
      </w:r>
      <w:r w:rsidR="00602568" w:rsidRPr="00F44202">
        <w:rPr>
          <w:rFonts w:ascii="Times New Roman" w:eastAsia="BiauKai" w:hAnsi="Times New Roman" w:cs="Times New Roman" w:hint="eastAsia"/>
          <w:rPrChange w:id="93" w:author="何柏憲" w:date="2022-11-29T21:02:00Z">
            <w:rPr>
              <w:rFonts w:ascii="Times New Roman" w:eastAsia="標楷體" w:hAnsi="Times New Roman" w:hint="eastAsia"/>
              <w:color w:val="FF0000"/>
            </w:rPr>
          </w:rPrChange>
        </w:rPr>
        <w:t>將</w:t>
      </w:r>
      <w:r w:rsidRPr="00F44202">
        <w:rPr>
          <w:rFonts w:ascii="Times New Roman" w:eastAsia="BiauKai" w:hAnsi="Times New Roman" w:cs="Times New Roman" w:hint="eastAsia"/>
          <w:rPrChange w:id="94" w:author="何柏憲" w:date="2022-11-29T21:02:00Z">
            <w:rPr>
              <w:rFonts w:ascii="Times New Roman" w:eastAsia="標楷體" w:hAnsi="Times New Roman" w:hint="eastAsia"/>
              <w:color w:val="FF0000"/>
            </w:rPr>
          </w:rPrChange>
        </w:rPr>
        <w:t>感應裝置數量縮減成</w:t>
      </w:r>
      <w:r w:rsidR="00876586" w:rsidRPr="00F44202">
        <w:rPr>
          <w:rFonts w:ascii="Times New Roman" w:eastAsia="BiauKai" w:hAnsi="Times New Roman" w:cs="Times New Roman" w:hint="eastAsia"/>
          <w:rPrChange w:id="95" w:author="何柏憲" w:date="2022-11-29T21:02:00Z">
            <w:rPr>
              <w:rFonts w:ascii="Times New Roman" w:eastAsia="標楷體" w:hAnsi="Times New Roman" w:hint="eastAsia"/>
              <w:color w:val="FF0000"/>
            </w:rPr>
          </w:rPrChange>
        </w:rPr>
        <w:t>三</w:t>
      </w:r>
      <w:r w:rsidRPr="00F44202">
        <w:rPr>
          <w:rFonts w:ascii="Times New Roman" w:eastAsia="BiauKai" w:hAnsi="Times New Roman" w:cs="Times New Roman" w:hint="eastAsia"/>
          <w:rPrChange w:id="96" w:author="何柏憲" w:date="2022-11-29T21:02:00Z">
            <w:rPr>
              <w:rFonts w:ascii="Times New Roman" w:eastAsia="標楷體" w:hAnsi="Times New Roman" w:hint="eastAsia"/>
              <w:color w:val="FF0000"/>
            </w:rPr>
          </w:rPrChange>
        </w:rPr>
        <w:t>個部位</w:t>
      </w:r>
      <w:r w:rsidRPr="00F44202">
        <w:rPr>
          <w:rFonts w:ascii="Times New Roman" w:eastAsia="BiauKai" w:hAnsi="Times New Roman" w:cs="Times New Roman"/>
          <w:rPrChange w:id="97" w:author="何柏憲" w:date="2022-11-29T21:02:00Z">
            <w:rPr>
              <w:rFonts w:ascii="Times New Roman" w:eastAsia="標楷體" w:hAnsi="Times New Roman"/>
              <w:color w:val="FF0000"/>
            </w:rPr>
          </w:rPrChange>
        </w:rPr>
        <w:t xml:space="preserve"> (</w:t>
      </w:r>
      <w:r w:rsidRPr="00F44202">
        <w:rPr>
          <w:rFonts w:ascii="Times New Roman" w:eastAsia="BiauKai" w:hAnsi="Times New Roman" w:cs="Times New Roman" w:hint="eastAsia"/>
          <w:rPrChange w:id="98" w:author="何柏憲" w:date="2022-11-29T21:02:00Z">
            <w:rPr>
              <w:rFonts w:ascii="Times New Roman" w:eastAsia="標楷體" w:hAnsi="Times New Roman" w:hint="eastAsia"/>
              <w:color w:val="FF0000"/>
            </w:rPr>
          </w:rPrChange>
        </w:rPr>
        <w:t>配置於右手腕</w:t>
      </w:r>
      <w:r w:rsidR="00876586" w:rsidRPr="00F44202">
        <w:rPr>
          <w:rFonts w:ascii="Times New Roman" w:eastAsia="BiauKai" w:hAnsi="Times New Roman" w:cs="Times New Roman" w:hint="eastAsia"/>
          <w:rPrChange w:id="99" w:author="何柏憲" w:date="2022-11-29T21:02:00Z">
            <w:rPr>
              <w:rFonts w:ascii="Times New Roman" w:eastAsia="標楷體" w:hAnsi="Times New Roman" w:hint="eastAsia"/>
              <w:color w:val="FF0000"/>
            </w:rPr>
          </w:rPrChange>
        </w:rPr>
        <w:t>、</w:t>
      </w:r>
      <w:r w:rsidRPr="00F44202">
        <w:rPr>
          <w:rFonts w:ascii="Times New Roman" w:eastAsia="BiauKai" w:hAnsi="Times New Roman" w:cs="Times New Roman" w:hint="eastAsia"/>
          <w:rPrChange w:id="100" w:author="何柏憲" w:date="2022-11-29T21:02:00Z">
            <w:rPr>
              <w:rFonts w:ascii="Times New Roman" w:eastAsia="標楷體" w:hAnsi="Times New Roman" w:hint="eastAsia"/>
              <w:color w:val="FF0000"/>
            </w:rPr>
          </w:rPrChange>
        </w:rPr>
        <w:t>右腳踝</w:t>
      </w:r>
      <w:r w:rsidR="00876586" w:rsidRPr="00F44202">
        <w:rPr>
          <w:rFonts w:ascii="Times New Roman" w:eastAsia="BiauKai" w:hAnsi="Times New Roman" w:cs="Times New Roman" w:hint="eastAsia"/>
          <w:rPrChange w:id="101" w:author="何柏憲" w:date="2022-11-29T21:02:00Z">
            <w:rPr>
              <w:rFonts w:ascii="Times New Roman" w:eastAsia="標楷體" w:hAnsi="Times New Roman" w:hint="eastAsia"/>
              <w:color w:val="FF0000"/>
            </w:rPr>
          </w:rPrChange>
        </w:rPr>
        <w:t>、腰</w:t>
      </w:r>
      <w:r w:rsidRPr="00F44202">
        <w:rPr>
          <w:rFonts w:ascii="Times New Roman" w:eastAsia="BiauKai" w:hAnsi="Times New Roman" w:cs="Times New Roman"/>
          <w:rPrChange w:id="102" w:author="何柏憲" w:date="2022-11-29T21:02:00Z">
            <w:rPr>
              <w:rFonts w:ascii="Times New Roman" w:eastAsia="標楷體" w:hAnsi="Times New Roman"/>
              <w:color w:val="FF0000"/>
            </w:rPr>
          </w:rPrChange>
        </w:rPr>
        <w:t>)</w:t>
      </w:r>
      <w:r w:rsidRPr="00F44202">
        <w:rPr>
          <w:rFonts w:ascii="Times New Roman" w:eastAsia="BiauKai" w:hAnsi="Times New Roman" w:cs="Times New Roman" w:hint="eastAsia"/>
          <w:rPrChange w:id="103" w:author="何柏憲" w:date="2022-11-29T21:02:00Z">
            <w:rPr>
              <w:rFonts w:ascii="Times New Roman" w:eastAsia="標楷體" w:hAnsi="Times New Roman" w:hint="eastAsia"/>
              <w:color w:val="FF0000"/>
            </w:rPr>
          </w:rPrChange>
        </w:rPr>
        <w:t>，</w:t>
      </w:r>
      <w:r w:rsidR="00876586" w:rsidRPr="00F44202">
        <w:rPr>
          <w:rFonts w:ascii="Times New Roman" w:eastAsia="BiauKai" w:hAnsi="Times New Roman" w:cs="Times New Roman" w:hint="eastAsia"/>
          <w:rPrChange w:id="104" w:author="何柏憲" w:date="2022-11-29T21:02:00Z">
            <w:rPr>
              <w:rFonts w:ascii="Times New Roman" w:eastAsia="標楷體" w:hAnsi="Times New Roman" w:hint="eastAsia"/>
              <w:color w:val="FF0000"/>
            </w:rPr>
          </w:rPrChange>
        </w:rPr>
        <w:t>結果如表</w:t>
      </w:r>
      <w:r w:rsidR="00876586" w:rsidRPr="00F44202">
        <w:rPr>
          <w:rFonts w:ascii="Times New Roman" w:eastAsia="BiauKai" w:hAnsi="Times New Roman" w:cs="Times New Roman"/>
          <w:rPrChange w:id="105" w:author="何柏憲" w:date="2022-11-29T21:02:00Z">
            <w:rPr>
              <w:rFonts w:ascii="Times New Roman" w:eastAsia="標楷體" w:hAnsi="Times New Roman"/>
              <w:color w:val="FF0000"/>
            </w:rPr>
          </w:rPrChange>
        </w:rPr>
        <w:t>1</w:t>
      </w:r>
      <w:r w:rsidR="000C0FEC" w:rsidRPr="00F44202">
        <w:rPr>
          <w:rFonts w:ascii="Times New Roman" w:eastAsia="BiauKai" w:hAnsi="Times New Roman" w:cs="Times New Roman" w:hint="eastAsia"/>
          <w:rPrChange w:id="106" w:author="何柏憲" w:date="2022-11-29T21:02:00Z">
            <w:rPr>
              <w:rFonts w:ascii="Times New Roman" w:eastAsia="標楷體" w:hAnsi="Times New Roman" w:hint="eastAsia"/>
              <w:color w:val="FF0000"/>
            </w:rPr>
          </w:rPrChange>
        </w:rPr>
        <w:t>所示；若縮減至</w:t>
      </w:r>
      <w:r w:rsidR="00876586" w:rsidRPr="00F44202">
        <w:rPr>
          <w:rFonts w:ascii="Times New Roman" w:eastAsia="BiauKai" w:hAnsi="Times New Roman" w:cs="Times New Roman" w:hint="eastAsia"/>
          <w:rPrChange w:id="107" w:author="何柏憲" w:date="2022-11-29T21:02:00Z">
            <w:rPr>
              <w:rFonts w:ascii="Times New Roman" w:eastAsia="標楷體" w:hAnsi="Times New Roman" w:hint="eastAsia"/>
              <w:color w:val="FF0000"/>
            </w:rPr>
          </w:rPrChange>
        </w:rPr>
        <w:t>兩個部位</w:t>
      </w:r>
      <w:r w:rsidR="00876586" w:rsidRPr="00F44202">
        <w:rPr>
          <w:rFonts w:ascii="Times New Roman" w:eastAsia="BiauKai" w:hAnsi="Times New Roman" w:cs="Times New Roman"/>
          <w:rPrChange w:id="108" w:author="何柏憲" w:date="2022-11-29T21:02:00Z">
            <w:rPr>
              <w:rFonts w:ascii="Times New Roman" w:eastAsia="標楷體" w:hAnsi="Times New Roman"/>
              <w:color w:val="FF0000"/>
            </w:rPr>
          </w:rPrChange>
        </w:rPr>
        <w:t>(</w:t>
      </w:r>
      <w:r w:rsidR="00876586" w:rsidRPr="00F44202">
        <w:rPr>
          <w:rFonts w:ascii="Times New Roman" w:eastAsia="BiauKai" w:hAnsi="Times New Roman" w:cs="Times New Roman" w:hint="eastAsia"/>
          <w:rPrChange w:id="109" w:author="何柏憲" w:date="2022-11-29T21:02:00Z">
            <w:rPr>
              <w:rFonts w:ascii="Times New Roman" w:eastAsia="標楷體" w:hAnsi="Times New Roman" w:hint="eastAsia"/>
              <w:color w:val="FF0000"/>
            </w:rPr>
          </w:rPrChange>
        </w:rPr>
        <w:t>配置於右手腕、右腳踝</w:t>
      </w:r>
      <w:r w:rsidR="00876586" w:rsidRPr="00F44202">
        <w:rPr>
          <w:rFonts w:ascii="Times New Roman" w:eastAsia="BiauKai" w:hAnsi="Times New Roman" w:cs="Times New Roman"/>
          <w:rPrChange w:id="110" w:author="何柏憲" w:date="2022-11-29T21:02:00Z">
            <w:rPr>
              <w:rFonts w:ascii="Times New Roman" w:eastAsia="標楷體" w:hAnsi="Times New Roman"/>
              <w:color w:val="FF0000"/>
            </w:rPr>
          </w:rPrChange>
        </w:rPr>
        <w:t>)</w:t>
      </w:r>
      <w:r w:rsidR="00876586" w:rsidRPr="00F44202">
        <w:rPr>
          <w:rFonts w:ascii="Times New Roman" w:eastAsia="BiauKai" w:hAnsi="Times New Roman" w:cs="Times New Roman" w:hint="eastAsia"/>
          <w:rPrChange w:id="111" w:author="何柏憲" w:date="2022-11-29T21:02:00Z">
            <w:rPr>
              <w:rFonts w:ascii="Times New Roman" w:eastAsia="標楷體" w:hAnsi="Times New Roman" w:hint="eastAsia"/>
              <w:color w:val="FF0000"/>
            </w:rPr>
          </w:rPrChange>
        </w:rPr>
        <w:t>，</w:t>
      </w:r>
      <w:r w:rsidR="000C0FEC" w:rsidRPr="00F44202">
        <w:rPr>
          <w:rFonts w:ascii="Times New Roman" w:eastAsia="BiauKai" w:hAnsi="Times New Roman" w:cs="Times New Roman" w:hint="eastAsia"/>
          <w:rPrChange w:id="112" w:author="何柏憲" w:date="2022-11-29T21:02:00Z">
            <w:rPr>
              <w:rFonts w:ascii="Times New Roman" w:eastAsia="標楷體" w:hAnsi="Times New Roman" w:hint="eastAsia"/>
              <w:color w:val="FF0000"/>
            </w:rPr>
          </w:rPrChange>
        </w:rPr>
        <w:t>結果</w:t>
      </w:r>
      <w:r w:rsidR="00876586" w:rsidRPr="00F44202">
        <w:rPr>
          <w:rFonts w:ascii="Times New Roman" w:eastAsia="BiauKai" w:hAnsi="Times New Roman" w:cs="Times New Roman" w:hint="eastAsia"/>
          <w:rPrChange w:id="113" w:author="何柏憲" w:date="2022-11-29T21:02:00Z">
            <w:rPr>
              <w:rFonts w:ascii="Times New Roman" w:eastAsia="標楷體" w:hAnsi="Times New Roman" w:hint="eastAsia"/>
              <w:color w:val="FF0000"/>
            </w:rPr>
          </w:rPrChange>
        </w:rPr>
        <w:t>如表</w:t>
      </w:r>
      <w:r w:rsidR="00876586" w:rsidRPr="00F44202">
        <w:rPr>
          <w:rFonts w:ascii="Times New Roman" w:eastAsia="BiauKai" w:hAnsi="Times New Roman" w:cs="Times New Roman"/>
          <w:rPrChange w:id="114" w:author="何柏憲" w:date="2022-11-29T21:02:00Z">
            <w:rPr>
              <w:rFonts w:ascii="Times New Roman" w:eastAsia="標楷體" w:hAnsi="Times New Roman"/>
              <w:color w:val="FF0000"/>
            </w:rPr>
          </w:rPrChange>
        </w:rPr>
        <w:t>2</w:t>
      </w:r>
      <w:r w:rsidR="00876586" w:rsidRPr="00F44202">
        <w:rPr>
          <w:rFonts w:ascii="Times New Roman" w:eastAsia="BiauKai" w:hAnsi="Times New Roman" w:cs="Times New Roman" w:hint="eastAsia"/>
          <w:rPrChange w:id="115" w:author="何柏憲" w:date="2022-11-29T21:02:00Z">
            <w:rPr>
              <w:rFonts w:ascii="Times New Roman" w:eastAsia="標楷體" w:hAnsi="Times New Roman" w:hint="eastAsia"/>
              <w:color w:val="FF0000"/>
            </w:rPr>
          </w:rPrChange>
        </w:rPr>
        <w:t>所示。</w:t>
      </w:r>
      <w:r w:rsidR="00876586" w:rsidRPr="00F44202">
        <w:rPr>
          <w:rFonts w:ascii="Times New Roman" w:eastAsia="BiauKai" w:hAnsi="Times New Roman" w:cs="Times New Roman"/>
        </w:rPr>
        <w:t>由數據可</w:t>
      </w:r>
      <w:r w:rsidRPr="00F44202">
        <w:rPr>
          <w:rFonts w:ascii="Times New Roman" w:eastAsia="BiauKai" w:hAnsi="Times New Roman" w:cs="Times New Roman"/>
        </w:rPr>
        <w:t>得知</w:t>
      </w:r>
      <w:r w:rsidR="00876586" w:rsidRPr="00F44202">
        <w:rPr>
          <w:rFonts w:ascii="Times New Roman" w:eastAsia="BiauKai" w:hAnsi="Times New Roman" w:cs="Times New Roman"/>
        </w:rPr>
        <w:t>置放於腰上的感測器</w:t>
      </w:r>
      <w:r w:rsidR="002579B7" w:rsidRPr="00F44202">
        <w:rPr>
          <w:rFonts w:ascii="Times New Roman" w:eastAsia="BiauKai" w:hAnsi="Times New Roman" w:cs="Times New Roman"/>
        </w:rPr>
        <w:t>只</w:t>
      </w:r>
      <w:r w:rsidRPr="00F44202">
        <w:rPr>
          <w:rFonts w:ascii="Times New Roman" w:eastAsia="BiauKai" w:hAnsi="Times New Roman" w:cs="Times New Roman"/>
        </w:rPr>
        <w:t>會</w:t>
      </w:r>
      <w:del w:id="116" w:author="何柏憲" w:date="2022-11-29T21:17:00Z">
        <w:r w:rsidRPr="00F44202" w:rsidDel="000518A4">
          <w:rPr>
            <w:rFonts w:ascii="Times New Roman" w:eastAsia="BiauKai" w:hAnsi="Times New Roman" w:cs="Times New Roman" w:hint="eastAsia"/>
            <w:rPrChange w:id="117" w:author="何柏憲" w:date="2022-11-29T21:13:00Z">
              <w:rPr>
                <w:rFonts w:ascii="Times New Roman" w:eastAsia="標楷體" w:hAnsi="Times New Roman" w:hint="eastAsia"/>
                <w:b/>
                <w:color w:val="FF0000"/>
              </w:rPr>
            </w:rPrChange>
          </w:rPr>
          <w:delText>些微</w:delText>
        </w:r>
      </w:del>
      <w:r w:rsidRPr="00F44202">
        <w:rPr>
          <w:rFonts w:ascii="Times New Roman" w:eastAsia="BiauKai" w:hAnsi="Times New Roman" w:cs="Times New Roman"/>
        </w:rPr>
        <w:t>影響</w:t>
      </w:r>
      <w:ins w:id="118" w:author="何柏憲" w:date="2022-11-29T21:19:00Z">
        <w:r w:rsidR="000518A4" w:rsidRPr="00F44202">
          <w:rPr>
            <w:rFonts w:ascii="Times New Roman" w:eastAsia="BiauKai" w:hAnsi="Times New Roman" w:cs="Times New Roman"/>
          </w:rPr>
          <w:t>0.1</w:t>
        </w:r>
      </w:ins>
      <w:ins w:id="119" w:author="何柏憲" w:date="2022-11-29T21:22:00Z">
        <w:r w:rsidR="000518A4" w:rsidRPr="00F44202">
          <w:rPr>
            <w:rFonts w:ascii="Times New Roman" w:eastAsia="BiauKai" w:hAnsi="Times New Roman" w:cs="Times New Roman"/>
          </w:rPr>
          <w:t>%</w:t>
        </w:r>
      </w:ins>
      <w:ins w:id="120" w:author="何柏憲" w:date="2022-11-29T21:25:00Z">
        <w:r w:rsidR="000518A4" w:rsidRPr="00F44202">
          <w:rPr>
            <w:rFonts w:ascii="Times New Roman" w:eastAsia="BiauKai" w:hAnsi="Times New Roman" w:cs="Times New Roman"/>
          </w:rPr>
          <w:t>的</w:t>
        </w:r>
      </w:ins>
      <w:ins w:id="121" w:author="何柏憲" w:date="2022-11-29T21:22:00Z">
        <w:r w:rsidR="000518A4" w:rsidRPr="00F44202">
          <w:rPr>
            <w:rFonts w:ascii="Times New Roman" w:eastAsia="BiauKai" w:hAnsi="Times New Roman" w:cs="Times New Roman"/>
          </w:rPr>
          <w:t>精確度</w:t>
        </w:r>
      </w:ins>
      <w:ins w:id="122" w:author="何柏憲" w:date="2022-11-29T21:19:00Z">
        <w:r w:rsidR="000518A4" w:rsidRPr="00F44202">
          <w:rPr>
            <w:rFonts w:ascii="Times New Roman" w:eastAsia="BiauKai" w:hAnsi="Times New Roman" w:cs="Times New Roman"/>
          </w:rPr>
          <w:t>(</w:t>
        </w:r>
      </w:ins>
      <w:ins w:id="123" w:author="何柏憲" w:date="2022-11-29T21:21:00Z">
        <w:r w:rsidR="000518A4" w:rsidRPr="00F44202">
          <w:rPr>
            <w:rFonts w:ascii="Times New Roman" w:eastAsia="BiauKai" w:hAnsi="Times New Roman" w:cs="Times New Roman"/>
          </w:rPr>
          <w:t>以兩表中</w:t>
        </w:r>
      </w:ins>
      <w:ins w:id="124" w:author="何柏憲" w:date="2022-11-29T21:19:00Z">
        <w:r w:rsidR="000518A4" w:rsidRPr="00F44202">
          <w:rPr>
            <w:rFonts w:ascii="Times New Roman" w:eastAsia="BiauKai" w:hAnsi="Times New Roman" w:cs="Times New Roman"/>
          </w:rPr>
          <w:t>F-Measure</w:t>
        </w:r>
      </w:ins>
      <w:ins w:id="125" w:author="何柏憲" w:date="2022-11-29T21:21:00Z">
        <w:r w:rsidR="000518A4" w:rsidRPr="00F44202">
          <w:rPr>
            <w:rFonts w:ascii="Times New Roman" w:eastAsia="BiauKai" w:hAnsi="Times New Roman" w:cs="Times New Roman"/>
          </w:rPr>
          <w:t>進行比較</w:t>
        </w:r>
      </w:ins>
      <w:ins w:id="126" w:author="何柏憲" w:date="2022-11-29T21:19:00Z">
        <w:r w:rsidR="000518A4" w:rsidRPr="00F44202">
          <w:rPr>
            <w:rFonts w:ascii="Times New Roman" w:eastAsia="BiauKai" w:hAnsi="Times New Roman" w:cs="Times New Roman"/>
          </w:rPr>
          <w:t>)</w:t>
        </w:r>
      </w:ins>
      <w:del w:id="127" w:author="何柏憲" w:date="2022-11-29T21:17:00Z">
        <w:r w:rsidRPr="00F44202" w:rsidDel="000518A4">
          <w:rPr>
            <w:rFonts w:ascii="Times New Roman" w:eastAsia="BiauKai" w:hAnsi="Times New Roman" w:cs="Times New Roman"/>
          </w:rPr>
          <w:delText>測試結果</w:delText>
        </w:r>
      </w:del>
      <w:r w:rsidRPr="00F44202">
        <w:rPr>
          <w:rFonts w:ascii="Times New Roman" w:eastAsia="BiauKai" w:hAnsi="Times New Roman" w:cs="Times New Roman"/>
        </w:rPr>
        <w:t>，此論文</w:t>
      </w:r>
      <w:del w:id="128" w:author="何柏憲" w:date="2022-11-29T21:21:00Z">
        <w:r w:rsidRPr="00F44202" w:rsidDel="000518A4">
          <w:rPr>
            <w:rFonts w:ascii="Times New Roman" w:eastAsia="BiauKai" w:hAnsi="Times New Roman" w:cs="Times New Roman"/>
          </w:rPr>
          <w:delText>選擇</w:delText>
        </w:r>
      </w:del>
      <w:del w:id="129" w:author="何柏憲" w:date="2022-11-29T21:23:00Z">
        <w:r w:rsidRPr="00F44202" w:rsidDel="000518A4">
          <w:rPr>
            <w:rFonts w:ascii="Times New Roman" w:eastAsia="BiauKai" w:hAnsi="Times New Roman" w:cs="Times New Roman"/>
          </w:rPr>
          <w:delText>將感測裝置配置於手腕及腳踝原因在於</w:delText>
        </w:r>
      </w:del>
      <w:r w:rsidRPr="00F44202">
        <w:rPr>
          <w:rFonts w:ascii="Times New Roman" w:eastAsia="BiauKai" w:hAnsi="Times New Roman" w:cs="Times New Roman"/>
        </w:rPr>
        <w:t>所需辨識的動作</w:t>
      </w:r>
      <w:del w:id="130" w:author="何柏憲" w:date="2022-11-29T21:23:00Z">
        <w:r w:rsidRPr="00F44202" w:rsidDel="000518A4">
          <w:rPr>
            <w:rFonts w:ascii="Times New Roman" w:eastAsia="BiauKai" w:hAnsi="Times New Roman" w:cs="Times New Roman"/>
          </w:rPr>
          <w:delText>皆</w:delText>
        </w:r>
      </w:del>
      <w:r w:rsidRPr="00F44202">
        <w:rPr>
          <w:rFonts w:ascii="Times New Roman" w:eastAsia="BiauKai" w:hAnsi="Times New Roman" w:cs="Times New Roman"/>
        </w:rPr>
        <w:t>包含手與腳</w:t>
      </w:r>
      <w:ins w:id="131" w:author="何柏憲" w:date="2022-11-29T21:23:00Z">
        <w:r w:rsidR="000518A4" w:rsidRPr="00F44202">
          <w:rPr>
            <w:rFonts w:ascii="Times New Roman" w:eastAsia="BiauKai" w:hAnsi="Times New Roman" w:cs="Times New Roman"/>
          </w:rPr>
          <w:t>將感測裝置配置於手腕及腳踝</w:t>
        </w:r>
      </w:ins>
      <w:r w:rsidRPr="00F44202">
        <w:rPr>
          <w:rFonts w:ascii="Times New Roman" w:eastAsia="BiauKai" w:hAnsi="Times New Roman" w:cs="Times New Roman"/>
        </w:rPr>
        <w:t>，</w:t>
      </w:r>
      <w:del w:id="132" w:author="何柏憲" w:date="2022-11-29T21:24:00Z">
        <w:r w:rsidRPr="00F44202" w:rsidDel="000518A4">
          <w:rPr>
            <w:rFonts w:ascii="Times New Roman" w:eastAsia="BiauKai" w:hAnsi="Times New Roman" w:cs="Times New Roman"/>
          </w:rPr>
          <w:delText>而在</w:delText>
        </w:r>
      </w:del>
      <w:r w:rsidRPr="00F44202">
        <w:rPr>
          <w:rFonts w:ascii="Times New Roman" w:eastAsia="BiauKai" w:hAnsi="Times New Roman" w:cs="Times New Roman"/>
        </w:rPr>
        <w:t>先前進行特徵擷取</w:t>
      </w:r>
      <w:del w:id="133" w:author="何柏憲" w:date="2022-11-29T21:24:00Z">
        <w:r w:rsidRPr="00F44202" w:rsidDel="000518A4">
          <w:rPr>
            <w:rFonts w:ascii="Times New Roman" w:eastAsia="BiauKai" w:hAnsi="Times New Roman" w:cs="Times New Roman"/>
          </w:rPr>
          <w:delText>過程</w:delText>
        </w:r>
      </w:del>
      <w:ins w:id="134" w:author="何柏憲" w:date="2022-11-29T21:24:00Z">
        <w:r w:rsidR="000518A4" w:rsidRPr="00F44202">
          <w:rPr>
            <w:rFonts w:ascii="Times New Roman" w:eastAsia="BiauKai" w:hAnsi="Times New Roman" w:cs="Times New Roman"/>
          </w:rPr>
          <w:t>後</w:t>
        </w:r>
      </w:ins>
      <w:r w:rsidRPr="00F44202">
        <w:rPr>
          <w:rFonts w:ascii="Times New Roman" w:eastAsia="BiauKai" w:hAnsi="Times New Roman" w:cs="Times New Roman"/>
        </w:rPr>
        <w:t>得知腳踝重要性大於大腿，比較</w:t>
      </w:r>
      <w:del w:id="135" w:author="何柏憲" w:date="2022-11-29T21:25:00Z">
        <w:r w:rsidRPr="00F44202" w:rsidDel="000518A4">
          <w:rPr>
            <w:rFonts w:ascii="Times New Roman" w:eastAsia="BiauKai" w:hAnsi="Times New Roman" w:cs="Times New Roman"/>
          </w:rPr>
          <w:delText>準確率</w:delText>
        </w:r>
      </w:del>
      <w:r w:rsidRPr="00F44202">
        <w:rPr>
          <w:rFonts w:ascii="Times New Roman" w:eastAsia="BiauKai" w:hAnsi="Times New Roman" w:cs="Times New Roman"/>
        </w:rPr>
        <w:t>後把感測裝置數量縮減為兩個仍</w:t>
      </w:r>
      <w:del w:id="136" w:author="何柏憲" w:date="2022-11-29T21:25:00Z">
        <w:r w:rsidRPr="00F44202" w:rsidDel="000518A4">
          <w:rPr>
            <w:rFonts w:ascii="Times New Roman" w:eastAsia="BiauKai" w:hAnsi="Times New Roman" w:cs="Times New Roman"/>
          </w:rPr>
          <w:delText>然可</w:delText>
        </w:r>
        <w:r w:rsidRPr="00F44202" w:rsidDel="000518A4">
          <w:rPr>
            <w:rFonts w:ascii="Times New Roman" w:eastAsia="BiauKai" w:hAnsi="Times New Roman" w:cs="Times New Roman" w:hint="eastAsia"/>
            <w:rPrChange w:id="137" w:author="何柏憲" w:date="2022-11-29T21:02:00Z">
              <w:rPr>
                <w:rFonts w:ascii="Times New Roman" w:eastAsia="標楷體" w:hAnsi="Times New Roman" w:hint="eastAsia"/>
                <w:color w:val="FF0000"/>
              </w:rPr>
            </w:rPrChange>
          </w:rPr>
          <w:delText>保</w:delText>
        </w:r>
      </w:del>
      <w:r w:rsidRPr="00F44202">
        <w:rPr>
          <w:rFonts w:ascii="Times New Roman" w:eastAsia="BiauKai" w:hAnsi="Times New Roman" w:cs="Times New Roman" w:hint="eastAsia"/>
          <w:rPrChange w:id="138" w:author="何柏憲" w:date="2022-11-29T21:02:00Z">
            <w:rPr>
              <w:rFonts w:ascii="Times New Roman" w:eastAsia="標楷體" w:hAnsi="Times New Roman" w:hint="eastAsia"/>
              <w:color w:val="FF0000"/>
            </w:rPr>
          </w:rPrChange>
        </w:rPr>
        <w:t>有</w:t>
      </w:r>
      <w:del w:id="139" w:author="何柏憲" w:date="2022-11-29T21:25:00Z">
        <w:r w:rsidRPr="00F44202" w:rsidDel="000518A4">
          <w:rPr>
            <w:rFonts w:ascii="Times New Roman" w:eastAsia="BiauKai" w:hAnsi="Times New Roman" w:cs="Times New Roman" w:hint="eastAsia"/>
            <w:rPrChange w:id="140" w:author="何柏憲" w:date="2022-11-29T21:02:00Z">
              <w:rPr>
                <w:rFonts w:ascii="Times New Roman" w:eastAsia="標楷體" w:hAnsi="Times New Roman" w:hint="eastAsia"/>
                <w:color w:val="FF0000"/>
              </w:rPr>
            </w:rPrChange>
          </w:rPr>
          <w:delText>不錯的辨識結果</w:delText>
        </w:r>
      </w:del>
      <w:ins w:id="141" w:author="何柏憲" w:date="2022-11-29T21:25:00Z">
        <w:r w:rsidR="000518A4" w:rsidRPr="00F44202">
          <w:rPr>
            <w:rFonts w:ascii="Times New Roman" w:eastAsia="BiauKai" w:hAnsi="Times New Roman" w:cs="Times New Roman"/>
          </w:rPr>
          <w:t>99.475%</w:t>
        </w:r>
        <w:r w:rsidR="000518A4" w:rsidRPr="00F44202">
          <w:rPr>
            <w:rFonts w:ascii="Times New Roman" w:eastAsia="BiauKai" w:hAnsi="Times New Roman" w:cs="Times New Roman"/>
          </w:rPr>
          <w:t>的準確率</w:t>
        </w:r>
      </w:ins>
      <w:r w:rsidRPr="00F44202">
        <w:rPr>
          <w:rFonts w:ascii="Times New Roman" w:eastAsia="BiauKai" w:hAnsi="Times New Roman" w:cs="Times New Roman"/>
        </w:rPr>
        <w:t>。因此，本</w:t>
      </w:r>
      <w:r w:rsidR="009B329B" w:rsidRPr="00F44202">
        <w:rPr>
          <w:rFonts w:ascii="Times New Roman" w:eastAsia="BiauKai" w:hAnsi="Times New Roman" w:cs="Times New Roman"/>
        </w:rPr>
        <w:t>研究</w:t>
      </w:r>
      <w:r w:rsidRPr="00F44202">
        <w:rPr>
          <w:rFonts w:ascii="Times New Roman" w:eastAsia="BiauKai" w:hAnsi="Times New Roman" w:cs="Times New Roman"/>
        </w:rPr>
        <w:t>將此成果延伸</w:t>
      </w:r>
      <w:del w:id="142" w:author="何柏憲" w:date="2022-11-29T21:26:00Z">
        <w:r w:rsidRPr="00F44202" w:rsidDel="000518A4">
          <w:rPr>
            <w:rFonts w:ascii="Times New Roman" w:eastAsia="BiauKai" w:hAnsi="Times New Roman" w:cs="Times New Roman"/>
          </w:rPr>
          <w:delText>到</w:delText>
        </w:r>
      </w:del>
      <w:ins w:id="143" w:author="何柏憲" w:date="2022-11-29T21:26:00Z">
        <w:r w:rsidR="000518A4" w:rsidRPr="00F44202">
          <w:rPr>
            <w:rFonts w:ascii="Times New Roman" w:eastAsia="BiauKai" w:hAnsi="Times New Roman" w:cs="Times New Roman"/>
          </w:rPr>
          <w:t>至</w:t>
        </w:r>
      </w:ins>
      <w:r w:rsidRPr="00F44202">
        <w:rPr>
          <w:rFonts w:ascii="Times New Roman" w:eastAsia="BiauKai" w:hAnsi="Times New Roman" w:cs="Times New Roman"/>
        </w:rPr>
        <w:t>失智長者的活動</w:t>
      </w:r>
      <w:r w:rsidRPr="00F44202">
        <w:rPr>
          <w:rFonts w:ascii="Times New Roman" w:eastAsia="BiauKai" w:hAnsi="Times New Roman" w:cs="Times New Roman"/>
        </w:rPr>
        <w:lastRenderedPageBreak/>
        <w:t>辨識上。另外，張書瑜等學者</w:t>
      </w:r>
      <w:r w:rsidRPr="00F44202">
        <w:rPr>
          <w:rFonts w:ascii="Times New Roman" w:eastAsia="BiauKai" w:hAnsi="Times New Roman" w:cs="Times New Roman"/>
        </w:rPr>
        <w:t xml:space="preserve"> [8] </w:t>
      </w:r>
      <w:r w:rsidRPr="00F44202">
        <w:rPr>
          <w:rFonts w:ascii="Times New Roman" w:eastAsia="BiauKai" w:hAnsi="Times New Roman" w:cs="Times New Roman"/>
        </w:rPr>
        <w:t>利用加速度計</w:t>
      </w:r>
      <w:r w:rsidRPr="00F44202">
        <w:rPr>
          <w:rFonts w:ascii="Times New Roman" w:eastAsia="BiauKai" w:hAnsi="Times New Roman" w:cs="Times New Roman"/>
        </w:rPr>
        <w:t>(</w:t>
      </w:r>
      <w:del w:id="144" w:author="何柏憲" w:date="2022-11-29T21:26:00Z">
        <w:r w:rsidRPr="00F44202" w:rsidDel="000518A4">
          <w:rPr>
            <w:rFonts w:ascii="Times New Roman" w:eastAsia="BiauKai" w:hAnsi="Times New Roman" w:cs="Times New Roman"/>
          </w:rPr>
          <w:delText>a</w:delText>
        </w:r>
      </w:del>
      <w:ins w:id="145" w:author="何柏憲" w:date="2022-11-29T21:26:00Z">
        <w:r w:rsidR="000518A4" w:rsidRPr="00F44202">
          <w:rPr>
            <w:rFonts w:ascii="Times New Roman" w:eastAsia="BiauKai" w:hAnsi="Times New Roman" w:cs="Times New Roman"/>
          </w:rPr>
          <w:t>A</w:t>
        </w:r>
      </w:ins>
      <w:r w:rsidRPr="00F44202">
        <w:rPr>
          <w:rFonts w:ascii="Times New Roman" w:eastAsia="BiauKai" w:hAnsi="Times New Roman" w:cs="Times New Roman"/>
        </w:rPr>
        <w:t>ccelerometer)</w:t>
      </w:r>
      <w:r w:rsidRPr="00F44202">
        <w:rPr>
          <w:rFonts w:ascii="Times New Roman" w:eastAsia="BiauKai" w:hAnsi="Times New Roman" w:cs="Times New Roman"/>
        </w:rPr>
        <w:t>與陀螺儀</w:t>
      </w:r>
      <w:r w:rsidRPr="00F44202">
        <w:rPr>
          <w:rFonts w:ascii="Times New Roman" w:eastAsia="BiauKai" w:hAnsi="Times New Roman" w:cs="Times New Roman"/>
        </w:rPr>
        <w:t xml:space="preserve"> (</w:t>
      </w:r>
      <w:del w:id="146" w:author="何柏憲" w:date="2022-11-29T21:26:00Z">
        <w:r w:rsidRPr="00F44202" w:rsidDel="000518A4">
          <w:rPr>
            <w:rFonts w:ascii="Times New Roman" w:eastAsia="BiauKai" w:hAnsi="Times New Roman" w:cs="Times New Roman"/>
          </w:rPr>
          <w:delText>g</w:delText>
        </w:r>
      </w:del>
      <w:ins w:id="147" w:author="何柏憲" w:date="2022-11-29T21:26:00Z">
        <w:r w:rsidR="000518A4" w:rsidRPr="00F44202">
          <w:rPr>
            <w:rFonts w:ascii="Times New Roman" w:eastAsia="BiauKai" w:hAnsi="Times New Roman" w:cs="Times New Roman"/>
          </w:rPr>
          <w:t>G</w:t>
        </w:r>
      </w:ins>
      <w:r w:rsidRPr="00F44202">
        <w:rPr>
          <w:rFonts w:ascii="Times New Roman" w:eastAsia="BiauKai" w:hAnsi="Times New Roman" w:cs="Times New Roman"/>
        </w:rPr>
        <w:t xml:space="preserve">yroscopes) </w:t>
      </w:r>
      <w:r w:rsidRPr="00F44202">
        <w:rPr>
          <w:rFonts w:ascii="Times New Roman" w:eastAsia="BiauKai" w:hAnsi="Times New Roman" w:cs="Times New Roman"/>
        </w:rPr>
        <w:t>進行樓梯、斜坡與平地行走之動作判讀。該研究中得知</w:t>
      </w:r>
      <w:del w:id="148" w:author="何柏憲" w:date="2022-11-29T21:29:00Z">
        <w:r w:rsidRPr="00F44202" w:rsidDel="00A31A86">
          <w:rPr>
            <w:rFonts w:ascii="Times New Roman" w:eastAsia="BiauKai" w:hAnsi="Times New Roman" w:cs="Times New Roman"/>
          </w:rPr>
          <w:delText>人的</w:delText>
        </w:r>
      </w:del>
      <w:r w:rsidRPr="00F44202">
        <w:rPr>
          <w:rFonts w:ascii="Times New Roman" w:eastAsia="BiauKai" w:hAnsi="Times New Roman" w:cs="Times New Roman"/>
        </w:rPr>
        <w:t>走路週期由腳所接收的訊息</w:t>
      </w:r>
      <w:del w:id="149" w:author="何柏憲" w:date="2022-11-29T21:31:00Z">
        <w:r w:rsidRPr="00F44202" w:rsidDel="00A31A86">
          <w:rPr>
            <w:rFonts w:ascii="Times New Roman" w:eastAsia="BiauKai" w:hAnsi="Times New Roman" w:cs="Times New Roman"/>
          </w:rPr>
          <w:delText>表示</w:delText>
        </w:r>
      </w:del>
      <w:r w:rsidRPr="00F44202">
        <w:rPr>
          <w:rFonts w:ascii="Times New Roman" w:eastAsia="BiauKai" w:hAnsi="Times New Roman" w:cs="Times New Roman"/>
        </w:rPr>
        <w:t>最為明顯，故本</w:t>
      </w:r>
      <w:r w:rsidR="00A30EF8" w:rsidRPr="00F44202">
        <w:rPr>
          <w:rFonts w:ascii="Times New Roman" w:eastAsia="BiauKai" w:hAnsi="Times New Roman" w:cs="Times New Roman"/>
        </w:rPr>
        <w:t>研究</w:t>
      </w:r>
      <w:r w:rsidRPr="00F44202">
        <w:rPr>
          <w:rFonts w:ascii="Times New Roman" w:eastAsia="BiauKai" w:hAnsi="Times New Roman" w:cs="Times New Roman"/>
        </w:rPr>
        <w:t>將週期判斷</w:t>
      </w:r>
      <w:ins w:id="150" w:author="何柏憲" w:date="2022-11-29T21:32:00Z">
        <w:r w:rsidR="00A31A86" w:rsidRPr="00F44202">
          <w:rPr>
            <w:rFonts w:ascii="Times New Roman" w:eastAsia="BiauKai" w:hAnsi="Times New Roman" w:cs="Times New Roman"/>
          </w:rPr>
          <w:t>的重點</w:t>
        </w:r>
      </w:ins>
      <w:del w:id="151" w:author="何柏憲" w:date="2022-11-29T21:31:00Z">
        <w:r w:rsidRPr="00F44202" w:rsidDel="00A31A86">
          <w:rPr>
            <w:rFonts w:ascii="Times New Roman" w:eastAsia="BiauKai" w:hAnsi="Times New Roman" w:cs="Times New Roman"/>
          </w:rPr>
          <w:delText>的</w:delText>
        </w:r>
      </w:del>
      <w:del w:id="152" w:author="何柏憲" w:date="2022-11-29T21:32:00Z">
        <w:r w:rsidRPr="00F44202" w:rsidDel="00A31A86">
          <w:rPr>
            <w:rFonts w:ascii="Times New Roman" w:eastAsia="BiauKai" w:hAnsi="Times New Roman" w:cs="Times New Roman"/>
          </w:rPr>
          <w:delText>依據</w:delText>
        </w:r>
      </w:del>
      <w:r w:rsidRPr="00F44202">
        <w:rPr>
          <w:rFonts w:ascii="Times New Roman" w:eastAsia="BiauKai" w:hAnsi="Times New Roman" w:cs="Times New Roman"/>
        </w:rPr>
        <w:t>放</w:t>
      </w:r>
      <w:ins w:id="153" w:author="何柏憲" w:date="2022-11-29T21:32:00Z">
        <w:r w:rsidR="00A31A86" w:rsidRPr="00F44202">
          <w:rPr>
            <w:rFonts w:ascii="Times New Roman" w:eastAsia="BiauKai" w:hAnsi="Times New Roman" w:cs="Times New Roman"/>
          </w:rPr>
          <w:t>置於</w:t>
        </w:r>
      </w:ins>
      <w:del w:id="154" w:author="何柏憲" w:date="2022-11-29T21:29:00Z">
        <w:r w:rsidRPr="00F44202" w:rsidDel="00A31A86">
          <w:rPr>
            <w:rFonts w:ascii="Times New Roman" w:eastAsia="BiauKai" w:hAnsi="Times New Roman" w:cs="Times New Roman"/>
          </w:rPr>
          <w:delText>在</w:delText>
        </w:r>
      </w:del>
      <w:r w:rsidRPr="00F44202">
        <w:rPr>
          <w:rFonts w:ascii="Times New Roman" w:eastAsia="BiauKai" w:hAnsi="Times New Roman" w:cs="Times New Roman"/>
        </w:rPr>
        <w:t>腳</w:t>
      </w:r>
      <w:del w:id="155" w:author="何柏憲" w:date="2022-11-29T21:29:00Z">
        <w:r w:rsidRPr="00F44202" w:rsidDel="00A31A86">
          <w:rPr>
            <w:rFonts w:ascii="Times New Roman" w:eastAsia="BiauKai" w:hAnsi="Times New Roman" w:cs="Times New Roman"/>
          </w:rPr>
          <w:delText>感測器</w:delText>
        </w:r>
      </w:del>
      <w:ins w:id="156" w:author="何柏憲" w:date="2022-11-29T21:32:00Z">
        <w:r w:rsidR="00A31A86" w:rsidRPr="00F44202">
          <w:rPr>
            <w:rFonts w:ascii="Times New Roman" w:eastAsia="BiauKai" w:hAnsi="Times New Roman" w:cs="Times New Roman"/>
          </w:rPr>
          <w:t>部</w:t>
        </w:r>
      </w:ins>
      <w:del w:id="157" w:author="何柏憲" w:date="2022-11-29T21:32:00Z">
        <w:r w:rsidRPr="00F44202" w:rsidDel="00A31A86">
          <w:rPr>
            <w:rFonts w:ascii="Times New Roman" w:eastAsia="BiauKai" w:hAnsi="Times New Roman" w:cs="Times New Roman"/>
          </w:rPr>
          <w:delText>的</w:delText>
        </w:r>
      </w:del>
      <w:r w:rsidRPr="00F44202">
        <w:rPr>
          <w:rFonts w:ascii="Times New Roman" w:eastAsia="BiauKai" w:hAnsi="Times New Roman" w:cs="Times New Roman"/>
        </w:rPr>
        <w:t>數據，以此</w:t>
      </w:r>
      <w:del w:id="158" w:author="何柏憲" w:date="2022-11-29T21:33:00Z">
        <w:r w:rsidRPr="00F44202" w:rsidDel="00A31A86">
          <w:rPr>
            <w:rFonts w:ascii="Times New Roman" w:eastAsia="BiauKai" w:hAnsi="Times New Roman" w:cs="Times New Roman"/>
          </w:rPr>
          <w:delText>來</w:delText>
        </w:r>
      </w:del>
      <w:r w:rsidRPr="00F44202">
        <w:rPr>
          <w:rFonts w:ascii="Times New Roman" w:eastAsia="BiauKai" w:hAnsi="Times New Roman" w:cs="Times New Roman"/>
        </w:rPr>
        <w:t>決定</w:t>
      </w:r>
      <w:del w:id="159" w:author="何柏憲" w:date="2022-11-29T21:33:00Z">
        <w:r w:rsidRPr="00F44202" w:rsidDel="00A31A86">
          <w:rPr>
            <w:rFonts w:ascii="Times New Roman" w:eastAsia="BiauKai" w:hAnsi="Times New Roman" w:cs="Times New Roman"/>
          </w:rPr>
          <w:delText>具</w:delText>
        </w:r>
      </w:del>
      <w:r w:rsidRPr="00F44202">
        <w:rPr>
          <w:rFonts w:ascii="Times New Roman" w:eastAsia="BiauKai" w:hAnsi="Times New Roman" w:cs="Times New Roman"/>
        </w:rPr>
        <w:t>個人化的視窗尺寸</w:t>
      </w:r>
      <w:r w:rsidRPr="00F44202">
        <w:rPr>
          <w:rFonts w:ascii="Times New Roman" w:eastAsia="BiauKai" w:hAnsi="Times New Roman" w:cs="Times New Roman"/>
        </w:rPr>
        <w:t>(Window Size)</w:t>
      </w:r>
      <w:del w:id="160" w:author="何柏憲" w:date="2022-11-29T21:33:00Z">
        <w:r w:rsidRPr="00F44202" w:rsidDel="00A31A86">
          <w:rPr>
            <w:rFonts w:ascii="Times New Roman" w:eastAsia="BiauKai" w:hAnsi="Times New Roman" w:cs="Times New Roman"/>
          </w:rPr>
          <w:delText>選擇依據</w:delText>
        </w:r>
      </w:del>
      <w:r w:rsidRPr="00F44202">
        <w:rPr>
          <w:rFonts w:ascii="Times New Roman" w:eastAsia="BiauKai" w:hAnsi="Times New Roman" w:cs="Times New Roman"/>
        </w:rPr>
        <w:t>。</w:t>
      </w:r>
    </w:p>
    <w:p w14:paraId="1126F0E1" w14:textId="77777777" w:rsidR="00F03D53" w:rsidRPr="00F44202" w:rsidRDefault="00F03D53" w:rsidP="00F03D53">
      <w:pPr>
        <w:pStyle w:val="figure"/>
        <w:framePr w:w="0" w:hRule="auto" w:hSpace="0" w:wrap="auto" w:vAnchor="margin" w:hAnchor="text" w:xAlign="left" w:yAlign="inline"/>
        <w:rPr>
          <w:lang w:eastAsia="zh-TW"/>
        </w:rPr>
      </w:pPr>
    </w:p>
    <w:tbl>
      <w:tblPr>
        <w:tblStyle w:val="ad"/>
        <w:tblW w:w="8616" w:type="dxa"/>
        <w:jc w:val="center"/>
        <w:tblLayout w:type="fixed"/>
        <w:tblLook w:val="04A0" w:firstRow="1" w:lastRow="0" w:firstColumn="1" w:lastColumn="0" w:noHBand="0" w:noVBand="1"/>
      </w:tblPr>
      <w:tblGrid>
        <w:gridCol w:w="1077"/>
        <w:gridCol w:w="1077"/>
        <w:gridCol w:w="1077"/>
        <w:gridCol w:w="1077"/>
        <w:gridCol w:w="1077"/>
        <w:gridCol w:w="1077"/>
        <w:gridCol w:w="1077"/>
        <w:gridCol w:w="1077"/>
      </w:tblGrid>
      <w:tr w:rsidR="00F03D53" w:rsidRPr="00F44202" w14:paraId="5F4DB859" w14:textId="77777777" w:rsidTr="00B91FA8">
        <w:trPr>
          <w:trHeight w:val="283"/>
          <w:jc w:val="center"/>
        </w:trPr>
        <w:tc>
          <w:tcPr>
            <w:tcW w:w="1077" w:type="dxa"/>
            <w:shd w:val="clear" w:color="auto" w:fill="FFFFFF" w:themeFill="background1"/>
          </w:tcPr>
          <w:p w14:paraId="1DF3A6FB" w14:textId="77777777" w:rsidR="00F03D53" w:rsidRPr="00F44202" w:rsidRDefault="00F03D53" w:rsidP="00F03D53">
            <w:pPr>
              <w:pStyle w:val="figure"/>
              <w:framePr w:w="0" w:hRule="auto" w:hSpace="0" w:wrap="auto" w:vAnchor="margin" w:hAnchor="text" w:xAlign="left" w:yAlign="inline"/>
              <w:rPr>
                <w:sz w:val="22"/>
                <w:szCs w:val="22"/>
              </w:rPr>
            </w:pPr>
            <w:r w:rsidRPr="00F44202">
              <w:rPr>
                <w:sz w:val="22"/>
                <w:szCs w:val="22"/>
              </w:rPr>
              <w:t>Subject #</w:t>
            </w:r>
          </w:p>
        </w:tc>
        <w:tc>
          <w:tcPr>
            <w:tcW w:w="1077" w:type="dxa"/>
            <w:shd w:val="clear" w:color="auto" w:fill="FFFFFF" w:themeFill="background1"/>
          </w:tcPr>
          <w:p w14:paraId="2759AA5A" w14:textId="77777777" w:rsidR="00F03D53" w:rsidRPr="00F44202" w:rsidRDefault="00F03D53" w:rsidP="00F03D53">
            <w:pPr>
              <w:pStyle w:val="figure"/>
              <w:framePr w:w="0" w:hRule="auto" w:hSpace="0" w:wrap="auto" w:vAnchor="margin" w:hAnchor="text" w:xAlign="left" w:yAlign="inline"/>
              <w:rPr>
                <w:sz w:val="22"/>
                <w:szCs w:val="22"/>
              </w:rPr>
            </w:pPr>
            <w:r w:rsidRPr="00F44202">
              <w:rPr>
                <w:sz w:val="22"/>
                <w:szCs w:val="22"/>
              </w:rPr>
              <w:t>Accuracy</w:t>
            </w:r>
          </w:p>
        </w:tc>
        <w:tc>
          <w:tcPr>
            <w:tcW w:w="1077" w:type="dxa"/>
            <w:shd w:val="clear" w:color="auto" w:fill="FFFFFF" w:themeFill="background1"/>
          </w:tcPr>
          <w:p w14:paraId="35E8F6E4" w14:textId="77777777" w:rsidR="00F03D53" w:rsidRPr="00F44202" w:rsidRDefault="00F03D53" w:rsidP="00F03D53">
            <w:pPr>
              <w:pStyle w:val="figure"/>
              <w:framePr w:w="0" w:hRule="auto" w:hSpace="0" w:wrap="auto" w:vAnchor="margin" w:hAnchor="text" w:xAlign="left" w:yAlign="inline"/>
              <w:rPr>
                <w:szCs w:val="24"/>
              </w:rPr>
            </w:pPr>
            <w:r w:rsidRPr="00F44202">
              <w:rPr>
                <w:szCs w:val="24"/>
              </w:rPr>
              <w:t>TP Rate</w:t>
            </w:r>
          </w:p>
        </w:tc>
        <w:tc>
          <w:tcPr>
            <w:tcW w:w="1077" w:type="dxa"/>
            <w:shd w:val="clear" w:color="auto" w:fill="FFFFFF" w:themeFill="background1"/>
          </w:tcPr>
          <w:p w14:paraId="45546B82" w14:textId="77777777" w:rsidR="00F03D53" w:rsidRPr="00F44202" w:rsidRDefault="00F03D53" w:rsidP="00F03D53">
            <w:pPr>
              <w:pStyle w:val="figure"/>
              <w:framePr w:w="0" w:hRule="auto" w:hSpace="0" w:wrap="auto" w:vAnchor="margin" w:hAnchor="text" w:xAlign="left" w:yAlign="inline"/>
              <w:rPr>
                <w:szCs w:val="24"/>
              </w:rPr>
            </w:pPr>
            <w:r w:rsidRPr="00F44202">
              <w:rPr>
                <w:szCs w:val="24"/>
              </w:rPr>
              <w:t>FP Rate</w:t>
            </w:r>
          </w:p>
        </w:tc>
        <w:tc>
          <w:tcPr>
            <w:tcW w:w="1077" w:type="dxa"/>
            <w:shd w:val="clear" w:color="auto" w:fill="FFFFFF" w:themeFill="background1"/>
          </w:tcPr>
          <w:p w14:paraId="52AD3C88" w14:textId="77777777" w:rsidR="00F03D53" w:rsidRPr="00F44202" w:rsidRDefault="00F03D53" w:rsidP="00F03D53">
            <w:pPr>
              <w:pStyle w:val="figure"/>
              <w:framePr w:w="0" w:hRule="auto" w:hSpace="0" w:wrap="auto" w:vAnchor="margin" w:hAnchor="text" w:xAlign="left" w:yAlign="inline"/>
              <w:rPr>
                <w:sz w:val="22"/>
                <w:szCs w:val="22"/>
              </w:rPr>
            </w:pPr>
            <w:r w:rsidRPr="00F44202">
              <w:rPr>
                <w:sz w:val="22"/>
                <w:szCs w:val="22"/>
              </w:rPr>
              <w:t>Precision</w:t>
            </w:r>
          </w:p>
        </w:tc>
        <w:tc>
          <w:tcPr>
            <w:tcW w:w="1077" w:type="dxa"/>
            <w:shd w:val="clear" w:color="auto" w:fill="FFFFFF" w:themeFill="background1"/>
          </w:tcPr>
          <w:p w14:paraId="5AF8133C" w14:textId="77777777" w:rsidR="00F03D53" w:rsidRPr="00F44202" w:rsidRDefault="00F03D53" w:rsidP="00F03D53">
            <w:pPr>
              <w:pStyle w:val="figure"/>
              <w:framePr w:w="0" w:hRule="auto" w:hSpace="0" w:wrap="auto" w:vAnchor="margin" w:hAnchor="text" w:xAlign="left" w:yAlign="inline"/>
              <w:rPr>
                <w:szCs w:val="24"/>
              </w:rPr>
            </w:pPr>
            <w:r w:rsidRPr="00F44202">
              <w:rPr>
                <w:szCs w:val="24"/>
              </w:rPr>
              <w:t>Recall</w:t>
            </w:r>
          </w:p>
        </w:tc>
        <w:tc>
          <w:tcPr>
            <w:tcW w:w="1077" w:type="dxa"/>
            <w:shd w:val="clear" w:color="auto" w:fill="FFFFFF" w:themeFill="background1"/>
          </w:tcPr>
          <w:p w14:paraId="7A06B8DD" w14:textId="77777777" w:rsidR="00F03D53" w:rsidRPr="00F44202" w:rsidRDefault="00F03D53" w:rsidP="00F03D53">
            <w:pPr>
              <w:pStyle w:val="figure"/>
              <w:framePr w:w="0" w:hRule="auto" w:hSpace="0" w:wrap="auto" w:vAnchor="margin" w:hAnchor="text" w:xAlign="left" w:yAlign="inline"/>
              <w:rPr>
                <w:szCs w:val="24"/>
              </w:rPr>
            </w:pPr>
            <w:r w:rsidRPr="00F44202">
              <w:rPr>
                <w:szCs w:val="24"/>
              </w:rPr>
              <w:t>F-Measure</w:t>
            </w:r>
          </w:p>
        </w:tc>
        <w:tc>
          <w:tcPr>
            <w:tcW w:w="1077" w:type="dxa"/>
            <w:shd w:val="clear" w:color="auto" w:fill="FFFFFF" w:themeFill="background1"/>
          </w:tcPr>
          <w:p w14:paraId="6EEEEED8" w14:textId="77777777" w:rsidR="00F03D53" w:rsidRPr="00F44202" w:rsidRDefault="00F03D53" w:rsidP="00F03D53">
            <w:pPr>
              <w:pStyle w:val="figure"/>
              <w:framePr w:w="0" w:hRule="auto" w:hSpace="0" w:wrap="auto" w:vAnchor="margin" w:hAnchor="text" w:xAlign="left" w:yAlign="inline"/>
              <w:rPr>
                <w:szCs w:val="24"/>
              </w:rPr>
            </w:pPr>
            <w:r w:rsidRPr="00F44202">
              <w:rPr>
                <w:szCs w:val="24"/>
              </w:rPr>
              <w:t>ROC Area</w:t>
            </w:r>
          </w:p>
        </w:tc>
      </w:tr>
      <w:tr w:rsidR="00F03D53" w:rsidRPr="00F44202" w14:paraId="039A46C2" w14:textId="77777777" w:rsidTr="00B91FA8">
        <w:trPr>
          <w:trHeight w:val="283"/>
          <w:jc w:val="center"/>
        </w:trPr>
        <w:tc>
          <w:tcPr>
            <w:tcW w:w="1077" w:type="dxa"/>
            <w:shd w:val="clear" w:color="auto" w:fill="FFFFFF" w:themeFill="background1"/>
          </w:tcPr>
          <w:p w14:paraId="43A60D1E" w14:textId="77777777" w:rsidR="00F03D53" w:rsidRPr="00F44202" w:rsidRDefault="00F03D53" w:rsidP="00F03D53">
            <w:pPr>
              <w:pStyle w:val="figure"/>
              <w:framePr w:w="0" w:hRule="auto" w:hSpace="0" w:wrap="auto" w:vAnchor="margin" w:hAnchor="text" w:xAlign="left" w:yAlign="inline"/>
            </w:pPr>
            <w:r w:rsidRPr="00F44202">
              <w:t>#1(9 act)</w:t>
            </w:r>
          </w:p>
        </w:tc>
        <w:tc>
          <w:tcPr>
            <w:tcW w:w="1077" w:type="dxa"/>
            <w:shd w:val="clear" w:color="auto" w:fill="FFFFFF" w:themeFill="background1"/>
          </w:tcPr>
          <w:p w14:paraId="5452091F" w14:textId="77777777" w:rsidR="00F03D53" w:rsidRPr="00F44202" w:rsidRDefault="00F03D53" w:rsidP="00F03D53">
            <w:pPr>
              <w:pStyle w:val="figure"/>
              <w:framePr w:w="0" w:hRule="auto" w:hSpace="0" w:wrap="auto" w:vAnchor="margin" w:hAnchor="text" w:xAlign="left" w:yAlign="inline"/>
            </w:pPr>
            <w:r w:rsidRPr="00F44202">
              <w:t>100%</w:t>
            </w:r>
          </w:p>
        </w:tc>
        <w:tc>
          <w:tcPr>
            <w:tcW w:w="1077" w:type="dxa"/>
            <w:shd w:val="clear" w:color="auto" w:fill="FFFFFF" w:themeFill="background1"/>
          </w:tcPr>
          <w:p w14:paraId="6A34C034" w14:textId="77777777" w:rsidR="00F03D53" w:rsidRPr="00F44202" w:rsidRDefault="00F03D53" w:rsidP="00F03D53">
            <w:pPr>
              <w:pStyle w:val="figure"/>
              <w:framePr w:w="0" w:hRule="auto" w:hSpace="0" w:wrap="auto" w:vAnchor="margin" w:hAnchor="text" w:xAlign="left" w:yAlign="inline"/>
            </w:pPr>
            <w:r w:rsidRPr="00F44202">
              <w:t>100%</w:t>
            </w:r>
          </w:p>
        </w:tc>
        <w:tc>
          <w:tcPr>
            <w:tcW w:w="1077" w:type="dxa"/>
            <w:shd w:val="clear" w:color="auto" w:fill="FFFFFF" w:themeFill="background1"/>
          </w:tcPr>
          <w:p w14:paraId="04BE71D9" w14:textId="77777777" w:rsidR="00F03D53" w:rsidRPr="00F44202" w:rsidRDefault="00F03D53" w:rsidP="00F03D53">
            <w:pPr>
              <w:pStyle w:val="figure"/>
              <w:framePr w:w="0" w:hRule="auto" w:hSpace="0" w:wrap="auto" w:vAnchor="margin" w:hAnchor="text" w:xAlign="left" w:yAlign="inline"/>
            </w:pPr>
            <w:r w:rsidRPr="00F44202">
              <w:t>0%</w:t>
            </w:r>
          </w:p>
        </w:tc>
        <w:tc>
          <w:tcPr>
            <w:tcW w:w="1077" w:type="dxa"/>
            <w:shd w:val="clear" w:color="auto" w:fill="FFFFFF" w:themeFill="background1"/>
          </w:tcPr>
          <w:p w14:paraId="192234FA" w14:textId="77777777" w:rsidR="00F03D53" w:rsidRPr="00F44202" w:rsidRDefault="00F03D53" w:rsidP="00F03D53">
            <w:pPr>
              <w:pStyle w:val="figure"/>
              <w:framePr w:w="0" w:hRule="auto" w:hSpace="0" w:wrap="auto" w:vAnchor="margin" w:hAnchor="text" w:xAlign="left" w:yAlign="inline"/>
            </w:pPr>
            <w:r w:rsidRPr="00F44202">
              <w:t>100%</w:t>
            </w:r>
          </w:p>
        </w:tc>
        <w:tc>
          <w:tcPr>
            <w:tcW w:w="1077" w:type="dxa"/>
            <w:shd w:val="clear" w:color="auto" w:fill="FFFFFF" w:themeFill="background1"/>
          </w:tcPr>
          <w:p w14:paraId="50571590" w14:textId="77777777" w:rsidR="00F03D53" w:rsidRPr="00F44202" w:rsidRDefault="00F03D53" w:rsidP="00F03D53">
            <w:pPr>
              <w:pStyle w:val="figure"/>
              <w:framePr w:w="0" w:hRule="auto" w:hSpace="0" w:wrap="auto" w:vAnchor="margin" w:hAnchor="text" w:xAlign="left" w:yAlign="inline"/>
            </w:pPr>
            <w:r w:rsidRPr="00F44202">
              <w:t>100%</w:t>
            </w:r>
          </w:p>
        </w:tc>
        <w:tc>
          <w:tcPr>
            <w:tcW w:w="1077" w:type="dxa"/>
            <w:shd w:val="clear" w:color="auto" w:fill="FFFFFF" w:themeFill="background1"/>
          </w:tcPr>
          <w:p w14:paraId="37E31EBD" w14:textId="77777777" w:rsidR="00F03D53" w:rsidRPr="00F44202" w:rsidRDefault="00F03D53" w:rsidP="00F03D53">
            <w:pPr>
              <w:pStyle w:val="figure"/>
              <w:framePr w:w="0" w:hRule="auto" w:hSpace="0" w:wrap="auto" w:vAnchor="margin" w:hAnchor="text" w:xAlign="left" w:yAlign="inline"/>
            </w:pPr>
            <w:r w:rsidRPr="00F44202">
              <w:t>100%</w:t>
            </w:r>
          </w:p>
        </w:tc>
        <w:tc>
          <w:tcPr>
            <w:tcW w:w="1077" w:type="dxa"/>
            <w:shd w:val="clear" w:color="auto" w:fill="FFFFFF" w:themeFill="background1"/>
          </w:tcPr>
          <w:p w14:paraId="1F1F01F1" w14:textId="77777777" w:rsidR="00F03D53" w:rsidRPr="00F44202" w:rsidRDefault="00F03D53" w:rsidP="00F03D53">
            <w:pPr>
              <w:pStyle w:val="figure"/>
              <w:framePr w:w="0" w:hRule="auto" w:hSpace="0" w:wrap="auto" w:vAnchor="margin" w:hAnchor="text" w:xAlign="left" w:yAlign="inline"/>
            </w:pPr>
            <w:r w:rsidRPr="00F44202">
              <w:t>1</w:t>
            </w:r>
          </w:p>
        </w:tc>
      </w:tr>
      <w:tr w:rsidR="00F03D53" w:rsidRPr="00F44202" w14:paraId="43A34AB8" w14:textId="77777777" w:rsidTr="00B91FA8">
        <w:trPr>
          <w:trHeight w:val="283"/>
          <w:jc w:val="center"/>
        </w:trPr>
        <w:tc>
          <w:tcPr>
            <w:tcW w:w="1077" w:type="dxa"/>
            <w:shd w:val="clear" w:color="auto" w:fill="FFFFFF" w:themeFill="background1"/>
          </w:tcPr>
          <w:p w14:paraId="50992989" w14:textId="77777777" w:rsidR="00F03D53" w:rsidRPr="00F44202" w:rsidRDefault="00F03D53" w:rsidP="00F03D53">
            <w:pPr>
              <w:pStyle w:val="figure"/>
              <w:framePr w:w="0" w:hRule="auto" w:hSpace="0" w:wrap="auto" w:vAnchor="margin" w:hAnchor="text" w:xAlign="left" w:yAlign="inline"/>
            </w:pPr>
            <w:r w:rsidRPr="00F44202">
              <w:t>#2(9 act)</w:t>
            </w:r>
          </w:p>
        </w:tc>
        <w:tc>
          <w:tcPr>
            <w:tcW w:w="1077" w:type="dxa"/>
            <w:shd w:val="clear" w:color="auto" w:fill="FFFFFF" w:themeFill="background1"/>
          </w:tcPr>
          <w:p w14:paraId="1EDB5B4B" w14:textId="77777777" w:rsidR="00F03D53" w:rsidRPr="00F44202" w:rsidRDefault="00F03D53" w:rsidP="00F03D53">
            <w:pPr>
              <w:pStyle w:val="figure"/>
              <w:framePr w:w="0" w:hRule="auto" w:hSpace="0" w:wrap="auto" w:vAnchor="margin" w:hAnchor="text" w:xAlign="left" w:yAlign="inline"/>
            </w:pPr>
            <w:r w:rsidRPr="00F44202">
              <w:t>98.9177%</w:t>
            </w:r>
          </w:p>
        </w:tc>
        <w:tc>
          <w:tcPr>
            <w:tcW w:w="1077" w:type="dxa"/>
            <w:shd w:val="clear" w:color="auto" w:fill="FFFFFF" w:themeFill="background1"/>
          </w:tcPr>
          <w:p w14:paraId="6049FCA6" w14:textId="77777777" w:rsidR="00F03D53" w:rsidRPr="00F44202" w:rsidRDefault="00F03D53" w:rsidP="00F03D53">
            <w:pPr>
              <w:pStyle w:val="figure"/>
              <w:framePr w:w="0" w:hRule="auto" w:hSpace="0" w:wrap="auto" w:vAnchor="margin" w:hAnchor="text" w:xAlign="left" w:yAlign="inline"/>
            </w:pPr>
            <w:r w:rsidRPr="00F44202">
              <w:t>98.9%</w:t>
            </w:r>
          </w:p>
        </w:tc>
        <w:tc>
          <w:tcPr>
            <w:tcW w:w="1077" w:type="dxa"/>
            <w:shd w:val="clear" w:color="auto" w:fill="FFFFFF" w:themeFill="background1"/>
          </w:tcPr>
          <w:p w14:paraId="116E532F" w14:textId="77777777" w:rsidR="00F03D53" w:rsidRPr="00F44202" w:rsidRDefault="00F03D53" w:rsidP="00F03D53">
            <w:pPr>
              <w:pStyle w:val="figure"/>
              <w:framePr w:w="0" w:hRule="auto" w:hSpace="0" w:wrap="auto" w:vAnchor="margin" w:hAnchor="text" w:xAlign="left" w:yAlign="inline"/>
            </w:pPr>
            <w:r w:rsidRPr="00F44202">
              <w:t>0.2%</w:t>
            </w:r>
          </w:p>
        </w:tc>
        <w:tc>
          <w:tcPr>
            <w:tcW w:w="1077" w:type="dxa"/>
            <w:shd w:val="clear" w:color="auto" w:fill="FFFFFF" w:themeFill="background1"/>
          </w:tcPr>
          <w:p w14:paraId="5079F49C" w14:textId="77777777" w:rsidR="00F03D53" w:rsidRPr="00F44202" w:rsidRDefault="00F03D53" w:rsidP="00F03D53">
            <w:pPr>
              <w:pStyle w:val="figure"/>
              <w:framePr w:w="0" w:hRule="auto" w:hSpace="0" w:wrap="auto" w:vAnchor="margin" w:hAnchor="text" w:xAlign="left" w:yAlign="inline"/>
            </w:pPr>
            <w:r w:rsidRPr="00F44202">
              <w:t>98.9%</w:t>
            </w:r>
          </w:p>
        </w:tc>
        <w:tc>
          <w:tcPr>
            <w:tcW w:w="1077" w:type="dxa"/>
            <w:shd w:val="clear" w:color="auto" w:fill="FFFFFF" w:themeFill="background1"/>
          </w:tcPr>
          <w:p w14:paraId="71A9E9E6" w14:textId="77777777" w:rsidR="00F03D53" w:rsidRPr="00F44202" w:rsidRDefault="00F03D53" w:rsidP="00F03D53">
            <w:pPr>
              <w:pStyle w:val="figure"/>
              <w:framePr w:w="0" w:hRule="auto" w:hSpace="0" w:wrap="auto" w:vAnchor="margin" w:hAnchor="text" w:xAlign="left" w:yAlign="inline"/>
            </w:pPr>
            <w:r w:rsidRPr="00F44202">
              <w:t>98.9%</w:t>
            </w:r>
          </w:p>
        </w:tc>
        <w:tc>
          <w:tcPr>
            <w:tcW w:w="1077" w:type="dxa"/>
            <w:shd w:val="clear" w:color="auto" w:fill="FFFFFF" w:themeFill="background1"/>
          </w:tcPr>
          <w:p w14:paraId="1E7F059B" w14:textId="77777777" w:rsidR="00F03D53" w:rsidRPr="00F44202" w:rsidRDefault="00F03D53" w:rsidP="00F03D53">
            <w:pPr>
              <w:pStyle w:val="figure"/>
              <w:framePr w:w="0" w:hRule="auto" w:hSpace="0" w:wrap="auto" w:vAnchor="margin" w:hAnchor="text" w:xAlign="left" w:yAlign="inline"/>
            </w:pPr>
            <w:r w:rsidRPr="00F44202">
              <w:t>98.9%</w:t>
            </w:r>
          </w:p>
        </w:tc>
        <w:tc>
          <w:tcPr>
            <w:tcW w:w="1077" w:type="dxa"/>
            <w:shd w:val="clear" w:color="auto" w:fill="FFFFFF" w:themeFill="background1"/>
          </w:tcPr>
          <w:p w14:paraId="0A06D843" w14:textId="77777777" w:rsidR="00F03D53" w:rsidRPr="00F44202" w:rsidRDefault="00F03D53" w:rsidP="00F03D53">
            <w:pPr>
              <w:pStyle w:val="figure"/>
              <w:framePr w:w="0" w:hRule="auto" w:hSpace="0" w:wrap="auto" w:vAnchor="margin" w:hAnchor="text" w:xAlign="left" w:yAlign="inline"/>
            </w:pPr>
            <w:r w:rsidRPr="00F44202">
              <w:t>0.998</w:t>
            </w:r>
          </w:p>
        </w:tc>
      </w:tr>
      <w:tr w:rsidR="00F03D53" w:rsidRPr="00F44202" w14:paraId="6A56DCA4" w14:textId="77777777" w:rsidTr="00B91FA8">
        <w:trPr>
          <w:trHeight w:val="283"/>
          <w:jc w:val="center"/>
        </w:trPr>
        <w:tc>
          <w:tcPr>
            <w:tcW w:w="1077" w:type="dxa"/>
            <w:shd w:val="clear" w:color="auto" w:fill="FFFFFF" w:themeFill="background1"/>
          </w:tcPr>
          <w:p w14:paraId="6A766083" w14:textId="77777777" w:rsidR="00F03D53" w:rsidRPr="00F44202" w:rsidRDefault="00F03D53" w:rsidP="00F03D53">
            <w:pPr>
              <w:pStyle w:val="figure"/>
              <w:framePr w:w="0" w:hRule="auto" w:hSpace="0" w:wrap="auto" w:vAnchor="margin" w:hAnchor="text" w:xAlign="left" w:yAlign="inline"/>
            </w:pPr>
            <w:r w:rsidRPr="00F44202">
              <w:t>#3(9 act)</w:t>
            </w:r>
          </w:p>
        </w:tc>
        <w:tc>
          <w:tcPr>
            <w:tcW w:w="1077" w:type="dxa"/>
            <w:shd w:val="clear" w:color="auto" w:fill="FFFFFF" w:themeFill="background1"/>
          </w:tcPr>
          <w:p w14:paraId="5A618277" w14:textId="77777777" w:rsidR="00F03D53" w:rsidRPr="00F44202" w:rsidRDefault="00F03D53" w:rsidP="00F03D53">
            <w:pPr>
              <w:pStyle w:val="figure"/>
              <w:framePr w:w="0" w:hRule="auto" w:hSpace="0" w:wrap="auto" w:vAnchor="margin" w:hAnchor="text" w:xAlign="left" w:yAlign="inline"/>
            </w:pPr>
            <w:r w:rsidRPr="00F44202">
              <w:t>99.802%</w:t>
            </w:r>
          </w:p>
        </w:tc>
        <w:tc>
          <w:tcPr>
            <w:tcW w:w="1077" w:type="dxa"/>
            <w:shd w:val="clear" w:color="auto" w:fill="FFFFFF" w:themeFill="background1"/>
          </w:tcPr>
          <w:p w14:paraId="69D6F940" w14:textId="77777777" w:rsidR="00F03D53" w:rsidRPr="00F44202" w:rsidRDefault="00F03D53" w:rsidP="00F03D53">
            <w:pPr>
              <w:pStyle w:val="figure"/>
              <w:framePr w:w="0" w:hRule="auto" w:hSpace="0" w:wrap="auto" w:vAnchor="margin" w:hAnchor="text" w:xAlign="left" w:yAlign="inline"/>
            </w:pPr>
            <w:r w:rsidRPr="00F44202">
              <w:t>99.8%</w:t>
            </w:r>
          </w:p>
        </w:tc>
        <w:tc>
          <w:tcPr>
            <w:tcW w:w="1077" w:type="dxa"/>
            <w:shd w:val="clear" w:color="auto" w:fill="FFFFFF" w:themeFill="background1"/>
          </w:tcPr>
          <w:p w14:paraId="77250D46" w14:textId="77777777" w:rsidR="00F03D53" w:rsidRPr="00F44202" w:rsidRDefault="00F03D53" w:rsidP="00F03D53">
            <w:pPr>
              <w:pStyle w:val="figure"/>
              <w:framePr w:w="0" w:hRule="auto" w:hSpace="0" w:wrap="auto" w:vAnchor="margin" w:hAnchor="text" w:xAlign="left" w:yAlign="inline"/>
            </w:pPr>
            <w:r w:rsidRPr="00F44202">
              <w:t>0%</w:t>
            </w:r>
          </w:p>
        </w:tc>
        <w:tc>
          <w:tcPr>
            <w:tcW w:w="1077" w:type="dxa"/>
            <w:shd w:val="clear" w:color="auto" w:fill="FFFFFF" w:themeFill="background1"/>
          </w:tcPr>
          <w:p w14:paraId="637B2E63" w14:textId="77777777" w:rsidR="00F03D53" w:rsidRPr="00F44202" w:rsidRDefault="00F03D53" w:rsidP="00F03D53">
            <w:pPr>
              <w:pStyle w:val="figure"/>
              <w:framePr w:w="0" w:hRule="auto" w:hSpace="0" w:wrap="auto" w:vAnchor="margin" w:hAnchor="text" w:xAlign="left" w:yAlign="inline"/>
            </w:pPr>
            <w:r w:rsidRPr="00F44202">
              <w:t>99.8%</w:t>
            </w:r>
          </w:p>
        </w:tc>
        <w:tc>
          <w:tcPr>
            <w:tcW w:w="1077" w:type="dxa"/>
            <w:shd w:val="clear" w:color="auto" w:fill="FFFFFF" w:themeFill="background1"/>
          </w:tcPr>
          <w:p w14:paraId="07AF84D4" w14:textId="77777777" w:rsidR="00F03D53" w:rsidRPr="00F44202" w:rsidRDefault="00F03D53" w:rsidP="00F03D53">
            <w:pPr>
              <w:pStyle w:val="figure"/>
              <w:framePr w:w="0" w:hRule="auto" w:hSpace="0" w:wrap="auto" w:vAnchor="margin" w:hAnchor="text" w:xAlign="left" w:yAlign="inline"/>
            </w:pPr>
            <w:r w:rsidRPr="00F44202">
              <w:t>99.8%</w:t>
            </w:r>
          </w:p>
        </w:tc>
        <w:tc>
          <w:tcPr>
            <w:tcW w:w="1077" w:type="dxa"/>
            <w:shd w:val="clear" w:color="auto" w:fill="FFFFFF" w:themeFill="background1"/>
          </w:tcPr>
          <w:p w14:paraId="73876BF7" w14:textId="77777777" w:rsidR="00F03D53" w:rsidRPr="00F44202" w:rsidRDefault="00F03D53" w:rsidP="00F03D53">
            <w:pPr>
              <w:pStyle w:val="figure"/>
              <w:framePr w:w="0" w:hRule="auto" w:hSpace="0" w:wrap="auto" w:vAnchor="margin" w:hAnchor="text" w:xAlign="left" w:yAlign="inline"/>
            </w:pPr>
            <w:r w:rsidRPr="00F44202">
              <w:t>99.8%</w:t>
            </w:r>
          </w:p>
        </w:tc>
        <w:tc>
          <w:tcPr>
            <w:tcW w:w="1077" w:type="dxa"/>
            <w:shd w:val="clear" w:color="auto" w:fill="FFFFFF" w:themeFill="background1"/>
          </w:tcPr>
          <w:p w14:paraId="2D45D05A" w14:textId="77777777" w:rsidR="00F03D53" w:rsidRPr="00F44202" w:rsidRDefault="00F03D53" w:rsidP="00F03D53">
            <w:pPr>
              <w:pStyle w:val="figure"/>
              <w:framePr w:w="0" w:hRule="auto" w:hSpace="0" w:wrap="auto" w:vAnchor="margin" w:hAnchor="text" w:xAlign="left" w:yAlign="inline"/>
            </w:pPr>
            <w:r w:rsidRPr="00F44202">
              <w:t>1.000</w:t>
            </w:r>
          </w:p>
        </w:tc>
      </w:tr>
      <w:tr w:rsidR="00F03D53" w:rsidRPr="00F44202" w14:paraId="05BBCED2" w14:textId="77777777" w:rsidTr="00B91FA8">
        <w:trPr>
          <w:trHeight w:val="283"/>
          <w:jc w:val="center"/>
        </w:trPr>
        <w:tc>
          <w:tcPr>
            <w:tcW w:w="1077" w:type="dxa"/>
            <w:shd w:val="clear" w:color="auto" w:fill="FFFFFF" w:themeFill="background1"/>
          </w:tcPr>
          <w:p w14:paraId="215B7884" w14:textId="77777777" w:rsidR="00F03D53" w:rsidRPr="00F44202" w:rsidRDefault="00F03D53" w:rsidP="00F03D53">
            <w:pPr>
              <w:pStyle w:val="figure"/>
              <w:framePr w:w="0" w:hRule="auto" w:hSpace="0" w:wrap="auto" w:vAnchor="margin" w:hAnchor="text" w:xAlign="left" w:yAlign="inline"/>
            </w:pPr>
            <w:r w:rsidRPr="00F44202">
              <w:t>#4(9 act)</w:t>
            </w:r>
          </w:p>
        </w:tc>
        <w:tc>
          <w:tcPr>
            <w:tcW w:w="1077" w:type="dxa"/>
            <w:shd w:val="clear" w:color="auto" w:fill="FFFFFF" w:themeFill="background1"/>
          </w:tcPr>
          <w:p w14:paraId="4D2B19DF" w14:textId="77777777" w:rsidR="00F03D53" w:rsidRPr="00F44202" w:rsidRDefault="00F03D53" w:rsidP="00F03D53">
            <w:pPr>
              <w:pStyle w:val="figure"/>
              <w:framePr w:w="0" w:hRule="auto" w:hSpace="0" w:wrap="auto" w:vAnchor="margin" w:hAnchor="text" w:xAlign="left" w:yAlign="inline"/>
            </w:pPr>
            <w:r w:rsidRPr="00F44202">
              <w:t>99.5902%</w:t>
            </w:r>
          </w:p>
        </w:tc>
        <w:tc>
          <w:tcPr>
            <w:tcW w:w="1077" w:type="dxa"/>
            <w:shd w:val="clear" w:color="auto" w:fill="FFFFFF" w:themeFill="background1"/>
          </w:tcPr>
          <w:p w14:paraId="098C6984" w14:textId="77777777" w:rsidR="00F03D53" w:rsidRPr="00F44202" w:rsidRDefault="00F03D53" w:rsidP="00F03D53">
            <w:pPr>
              <w:pStyle w:val="figure"/>
              <w:framePr w:w="0" w:hRule="auto" w:hSpace="0" w:wrap="auto" w:vAnchor="margin" w:hAnchor="text" w:xAlign="left" w:yAlign="inline"/>
            </w:pPr>
            <w:r w:rsidRPr="00F44202">
              <w:t>99.6%</w:t>
            </w:r>
          </w:p>
        </w:tc>
        <w:tc>
          <w:tcPr>
            <w:tcW w:w="1077" w:type="dxa"/>
            <w:shd w:val="clear" w:color="auto" w:fill="FFFFFF" w:themeFill="background1"/>
          </w:tcPr>
          <w:p w14:paraId="6AB896D6" w14:textId="77777777" w:rsidR="00F03D53" w:rsidRPr="00F44202" w:rsidRDefault="00F03D53" w:rsidP="00F03D53">
            <w:pPr>
              <w:pStyle w:val="figure"/>
              <w:framePr w:w="0" w:hRule="auto" w:hSpace="0" w:wrap="auto" w:vAnchor="margin" w:hAnchor="text" w:xAlign="left" w:yAlign="inline"/>
            </w:pPr>
            <w:r w:rsidRPr="00F44202">
              <w:t>0.1%</w:t>
            </w:r>
          </w:p>
        </w:tc>
        <w:tc>
          <w:tcPr>
            <w:tcW w:w="1077" w:type="dxa"/>
            <w:shd w:val="clear" w:color="auto" w:fill="FFFFFF" w:themeFill="background1"/>
          </w:tcPr>
          <w:p w14:paraId="467F7E30" w14:textId="77777777" w:rsidR="00F03D53" w:rsidRPr="00F44202" w:rsidRDefault="00F03D53" w:rsidP="00F03D53">
            <w:pPr>
              <w:pStyle w:val="figure"/>
              <w:framePr w:w="0" w:hRule="auto" w:hSpace="0" w:wrap="auto" w:vAnchor="margin" w:hAnchor="text" w:xAlign="left" w:yAlign="inline"/>
            </w:pPr>
            <w:r w:rsidRPr="00F44202">
              <w:t>99.6%</w:t>
            </w:r>
          </w:p>
        </w:tc>
        <w:tc>
          <w:tcPr>
            <w:tcW w:w="1077" w:type="dxa"/>
            <w:shd w:val="clear" w:color="auto" w:fill="FFFFFF" w:themeFill="background1"/>
          </w:tcPr>
          <w:p w14:paraId="2418C73D" w14:textId="77777777" w:rsidR="00F03D53" w:rsidRPr="00F44202" w:rsidRDefault="00F03D53" w:rsidP="00F03D53">
            <w:pPr>
              <w:pStyle w:val="figure"/>
              <w:framePr w:w="0" w:hRule="auto" w:hSpace="0" w:wrap="auto" w:vAnchor="margin" w:hAnchor="text" w:xAlign="left" w:yAlign="inline"/>
            </w:pPr>
            <w:r w:rsidRPr="00F44202">
              <w:t>99.6%</w:t>
            </w:r>
          </w:p>
        </w:tc>
        <w:tc>
          <w:tcPr>
            <w:tcW w:w="1077" w:type="dxa"/>
            <w:shd w:val="clear" w:color="auto" w:fill="FFFFFF" w:themeFill="background1"/>
          </w:tcPr>
          <w:p w14:paraId="65A033CB" w14:textId="77777777" w:rsidR="00F03D53" w:rsidRPr="00F44202" w:rsidRDefault="00F03D53" w:rsidP="00F03D53">
            <w:pPr>
              <w:pStyle w:val="figure"/>
              <w:framePr w:w="0" w:hRule="auto" w:hSpace="0" w:wrap="auto" w:vAnchor="margin" w:hAnchor="text" w:xAlign="left" w:yAlign="inline"/>
            </w:pPr>
            <w:r w:rsidRPr="00F44202">
              <w:t>99.6%</w:t>
            </w:r>
          </w:p>
        </w:tc>
        <w:tc>
          <w:tcPr>
            <w:tcW w:w="1077" w:type="dxa"/>
            <w:shd w:val="clear" w:color="auto" w:fill="FFFFFF" w:themeFill="background1"/>
          </w:tcPr>
          <w:p w14:paraId="4DEFDB45" w14:textId="77777777" w:rsidR="00F03D53" w:rsidRPr="00F44202" w:rsidRDefault="00F03D53" w:rsidP="00F03D53">
            <w:pPr>
              <w:pStyle w:val="figure"/>
              <w:framePr w:w="0" w:hRule="auto" w:hSpace="0" w:wrap="auto" w:vAnchor="margin" w:hAnchor="text" w:xAlign="left" w:yAlign="inline"/>
            </w:pPr>
            <w:r w:rsidRPr="00F44202">
              <w:t>0.999</w:t>
            </w:r>
          </w:p>
        </w:tc>
      </w:tr>
    </w:tbl>
    <w:p w14:paraId="10F9FF38" w14:textId="77777777" w:rsidR="00F03D53" w:rsidRPr="00F44202" w:rsidRDefault="00F03D53" w:rsidP="00F03D53">
      <w:pPr>
        <w:pStyle w:val="figure"/>
        <w:framePr w:w="0" w:hRule="auto" w:hSpace="0" w:wrap="auto" w:vAnchor="margin" w:hAnchor="text" w:xAlign="left" w:yAlign="inline"/>
      </w:pPr>
    </w:p>
    <w:p w14:paraId="61C0D245" w14:textId="77777777" w:rsidR="00F03D53" w:rsidRPr="00F44202" w:rsidRDefault="00F03D53" w:rsidP="00F03D53">
      <w:pPr>
        <w:pStyle w:val="figure"/>
        <w:framePr w:w="0" w:hRule="auto" w:hSpace="0" w:wrap="auto" w:vAnchor="margin" w:hAnchor="text" w:xAlign="left" w:yAlign="inline"/>
        <w:jc w:val="center"/>
        <w:rPr>
          <w:lang w:eastAsia="zh-TW"/>
          <w:rPrChange w:id="161" w:author="何柏憲" w:date="2022-11-29T21:44:00Z">
            <w:rPr>
              <w:color w:val="FF0000"/>
              <w:sz w:val="22"/>
              <w:szCs w:val="22"/>
            </w:rPr>
          </w:rPrChange>
        </w:rPr>
      </w:pPr>
      <w:r w:rsidRPr="00F44202">
        <w:rPr>
          <w:rFonts w:hint="eastAsia"/>
          <w:lang w:eastAsia="zh-TW"/>
          <w:rPrChange w:id="162" w:author="何柏憲" w:date="2022-11-29T21:44:00Z">
            <w:rPr>
              <w:rFonts w:hint="eastAsia"/>
              <w:color w:val="FF0000"/>
              <w:sz w:val="22"/>
              <w:szCs w:val="22"/>
            </w:rPr>
          </w:rPrChange>
        </w:rPr>
        <w:t>表</w:t>
      </w:r>
      <w:r w:rsidRPr="00F44202">
        <w:rPr>
          <w:lang w:eastAsia="zh-TW"/>
          <w:rPrChange w:id="163" w:author="何柏憲" w:date="2022-11-29T21:44:00Z">
            <w:rPr>
              <w:color w:val="FF0000"/>
              <w:sz w:val="22"/>
              <w:szCs w:val="22"/>
            </w:rPr>
          </w:rPrChange>
        </w:rPr>
        <w:t>1</w:t>
      </w:r>
      <w:r w:rsidRPr="00F44202">
        <w:rPr>
          <w:rFonts w:hint="eastAsia"/>
          <w:lang w:eastAsia="zh-TW"/>
          <w:rPrChange w:id="164" w:author="何柏憲" w:date="2022-11-29T21:44:00Z">
            <w:rPr>
              <w:rFonts w:hint="eastAsia"/>
              <w:color w:val="FF0000"/>
              <w:sz w:val="22"/>
              <w:szCs w:val="22"/>
            </w:rPr>
          </w:rPrChange>
        </w:rPr>
        <w:t>：不同測試者執行</w:t>
      </w:r>
      <w:r w:rsidRPr="00F44202">
        <w:rPr>
          <w:lang w:eastAsia="zh-TW"/>
          <w:rPrChange w:id="165" w:author="何柏憲" w:date="2022-11-29T21:44:00Z">
            <w:rPr>
              <w:color w:val="FF0000"/>
              <w:sz w:val="22"/>
              <w:szCs w:val="22"/>
            </w:rPr>
          </w:rPrChange>
        </w:rPr>
        <w:t>9</w:t>
      </w:r>
      <w:r w:rsidRPr="00F44202">
        <w:rPr>
          <w:rFonts w:hint="eastAsia"/>
          <w:lang w:eastAsia="zh-TW"/>
          <w:rPrChange w:id="166" w:author="何柏憲" w:date="2022-11-29T21:44:00Z">
            <w:rPr>
              <w:rFonts w:hint="eastAsia"/>
              <w:color w:val="FF0000"/>
              <w:sz w:val="22"/>
              <w:szCs w:val="22"/>
            </w:rPr>
          </w:rPrChange>
        </w:rPr>
        <w:t>大動作分類結果</w:t>
      </w:r>
      <w:r w:rsidRPr="00F44202">
        <w:rPr>
          <w:lang w:eastAsia="zh-TW"/>
          <w:rPrChange w:id="167" w:author="何柏憲" w:date="2022-11-29T21:44:00Z">
            <w:rPr>
              <w:color w:val="FF0000"/>
              <w:sz w:val="22"/>
              <w:szCs w:val="22"/>
            </w:rPr>
          </w:rPrChange>
        </w:rPr>
        <w:br/>
        <w:t xml:space="preserve"> (</w:t>
      </w:r>
      <w:proofErr w:type="spellStart"/>
      <w:r w:rsidRPr="00F44202">
        <w:rPr>
          <w:lang w:eastAsia="zh-TW"/>
          <w:rPrChange w:id="168" w:author="何柏憲" w:date="2022-11-29T21:44:00Z">
            <w:rPr>
              <w:color w:val="FF0000"/>
              <w:sz w:val="22"/>
              <w:szCs w:val="22"/>
            </w:rPr>
          </w:rPrChange>
        </w:rPr>
        <w:t>WindowSize</w:t>
      </w:r>
      <w:proofErr w:type="spellEnd"/>
      <w:r w:rsidRPr="00F44202">
        <w:rPr>
          <w:lang w:eastAsia="zh-TW"/>
          <w:rPrChange w:id="169" w:author="何柏憲" w:date="2022-11-29T21:44:00Z">
            <w:rPr>
              <w:color w:val="FF0000"/>
              <w:sz w:val="22"/>
              <w:szCs w:val="22"/>
            </w:rPr>
          </w:rPrChange>
        </w:rPr>
        <w:t>=140</w:t>
      </w:r>
      <w:r w:rsidRPr="00F44202">
        <w:rPr>
          <w:rFonts w:hint="eastAsia"/>
          <w:lang w:eastAsia="zh-TW"/>
          <w:rPrChange w:id="170" w:author="何柏憲" w:date="2022-11-29T21:44:00Z">
            <w:rPr>
              <w:rFonts w:hint="eastAsia"/>
              <w:color w:val="FF0000"/>
              <w:sz w:val="22"/>
              <w:szCs w:val="22"/>
            </w:rPr>
          </w:rPrChange>
        </w:rPr>
        <w:t>，三個感測器配置於右手腕、右腳踝、腰</w:t>
      </w:r>
      <w:r w:rsidRPr="00F44202">
        <w:rPr>
          <w:lang w:eastAsia="zh-TW"/>
          <w:rPrChange w:id="171" w:author="何柏憲" w:date="2022-11-29T21:44:00Z">
            <w:rPr>
              <w:color w:val="FF0000"/>
              <w:sz w:val="22"/>
              <w:szCs w:val="22"/>
            </w:rPr>
          </w:rPrChange>
        </w:rPr>
        <w:t>)</w:t>
      </w:r>
    </w:p>
    <w:p w14:paraId="62DC3D4D" w14:textId="70F24A3B" w:rsidR="00876586" w:rsidRPr="00F44202" w:rsidRDefault="00876586" w:rsidP="00F03D53">
      <w:pPr>
        <w:jc w:val="both"/>
        <w:rPr>
          <w:rFonts w:ascii="Times New Roman" w:eastAsia="BiauKai" w:hAnsi="Times New Roman" w:cs="Times New Roman"/>
        </w:rPr>
      </w:pPr>
    </w:p>
    <w:tbl>
      <w:tblPr>
        <w:tblStyle w:val="ad"/>
        <w:tblW w:w="8616" w:type="dxa"/>
        <w:jc w:val="center"/>
        <w:tblLayout w:type="fixed"/>
        <w:tblLook w:val="04A0" w:firstRow="1" w:lastRow="0" w:firstColumn="1" w:lastColumn="0" w:noHBand="0" w:noVBand="1"/>
      </w:tblPr>
      <w:tblGrid>
        <w:gridCol w:w="1077"/>
        <w:gridCol w:w="1077"/>
        <w:gridCol w:w="1077"/>
        <w:gridCol w:w="1077"/>
        <w:gridCol w:w="1077"/>
        <w:gridCol w:w="1077"/>
        <w:gridCol w:w="1077"/>
        <w:gridCol w:w="1077"/>
      </w:tblGrid>
      <w:tr w:rsidR="008F2B7C" w:rsidRPr="00F44202" w14:paraId="2EFFF63A" w14:textId="77777777" w:rsidTr="00F03D53">
        <w:trPr>
          <w:trHeight w:val="283"/>
          <w:jc w:val="center"/>
        </w:trPr>
        <w:tc>
          <w:tcPr>
            <w:tcW w:w="1077" w:type="dxa"/>
            <w:shd w:val="clear" w:color="auto" w:fill="FFFFFF" w:themeFill="background1"/>
          </w:tcPr>
          <w:p w14:paraId="3628A1F1" w14:textId="77777777" w:rsidR="00876586" w:rsidRPr="00F44202" w:rsidRDefault="00876586" w:rsidP="00F03D53">
            <w:pPr>
              <w:jc w:val="both"/>
              <w:rPr>
                <w:rFonts w:ascii="Times New Roman" w:eastAsia="BiauKai" w:hAnsi="Times New Roman" w:cs="Times New Roman"/>
                <w:sz w:val="22"/>
                <w:szCs w:val="22"/>
              </w:rPr>
            </w:pPr>
            <w:r w:rsidRPr="00F44202">
              <w:rPr>
                <w:rFonts w:ascii="Times New Roman" w:eastAsia="BiauKai" w:hAnsi="Times New Roman" w:cs="Times New Roman"/>
                <w:sz w:val="22"/>
                <w:szCs w:val="22"/>
              </w:rPr>
              <w:t>Subject #</w:t>
            </w:r>
          </w:p>
        </w:tc>
        <w:tc>
          <w:tcPr>
            <w:tcW w:w="1077" w:type="dxa"/>
            <w:shd w:val="clear" w:color="auto" w:fill="FFFFFF" w:themeFill="background1"/>
          </w:tcPr>
          <w:p w14:paraId="4FD974C4" w14:textId="77777777" w:rsidR="00876586" w:rsidRPr="00F44202" w:rsidRDefault="00876586" w:rsidP="00F03D53">
            <w:pPr>
              <w:jc w:val="both"/>
              <w:rPr>
                <w:rFonts w:ascii="Times New Roman" w:eastAsia="BiauKai" w:hAnsi="Times New Roman" w:cs="Times New Roman"/>
                <w:sz w:val="22"/>
                <w:szCs w:val="22"/>
              </w:rPr>
            </w:pPr>
            <w:r w:rsidRPr="00F44202">
              <w:rPr>
                <w:rFonts w:ascii="Times New Roman" w:eastAsia="BiauKai" w:hAnsi="Times New Roman" w:cs="Times New Roman"/>
                <w:sz w:val="22"/>
                <w:szCs w:val="22"/>
              </w:rPr>
              <w:t>Accuracy</w:t>
            </w:r>
          </w:p>
        </w:tc>
        <w:tc>
          <w:tcPr>
            <w:tcW w:w="1077" w:type="dxa"/>
            <w:shd w:val="clear" w:color="auto" w:fill="FFFFFF" w:themeFill="background1"/>
          </w:tcPr>
          <w:p w14:paraId="6461515A" w14:textId="77777777" w:rsidR="00876586" w:rsidRPr="00F44202" w:rsidRDefault="00876586" w:rsidP="00F03D53">
            <w:pPr>
              <w:jc w:val="both"/>
              <w:rPr>
                <w:rFonts w:ascii="Times New Roman" w:eastAsia="BiauKai" w:hAnsi="Times New Roman" w:cs="Times New Roman"/>
                <w:sz w:val="22"/>
                <w:szCs w:val="22"/>
              </w:rPr>
            </w:pPr>
            <w:r w:rsidRPr="00F44202">
              <w:rPr>
                <w:rFonts w:ascii="Times New Roman" w:eastAsia="BiauKai" w:hAnsi="Times New Roman" w:cs="Times New Roman"/>
                <w:sz w:val="22"/>
                <w:szCs w:val="22"/>
              </w:rPr>
              <w:t>TP Rate</w:t>
            </w:r>
          </w:p>
        </w:tc>
        <w:tc>
          <w:tcPr>
            <w:tcW w:w="1077" w:type="dxa"/>
            <w:shd w:val="clear" w:color="auto" w:fill="FFFFFF" w:themeFill="background1"/>
          </w:tcPr>
          <w:p w14:paraId="047AD4D9"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FP Rate</w:t>
            </w:r>
          </w:p>
        </w:tc>
        <w:tc>
          <w:tcPr>
            <w:tcW w:w="1077" w:type="dxa"/>
            <w:shd w:val="clear" w:color="auto" w:fill="FFFFFF" w:themeFill="background1"/>
          </w:tcPr>
          <w:p w14:paraId="77443290" w14:textId="77777777" w:rsidR="00876586" w:rsidRPr="00F44202" w:rsidRDefault="00876586" w:rsidP="00F03D53">
            <w:pPr>
              <w:jc w:val="both"/>
              <w:rPr>
                <w:rFonts w:ascii="Times New Roman" w:eastAsia="BiauKai" w:hAnsi="Times New Roman" w:cs="Times New Roman"/>
                <w:sz w:val="22"/>
                <w:szCs w:val="22"/>
              </w:rPr>
            </w:pPr>
            <w:r w:rsidRPr="00F44202">
              <w:rPr>
                <w:rFonts w:ascii="Times New Roman" w:eastAsia="BiauKai" w:hAnsi="Times New Roman" w:cs="Times New Roman"/>
                <w:sz w:val="22"/>
                <w:szCs w:val="22"/>
              </w:rPr>
              <w:t>Precision</w:t>
            </w:r>
          </w:p>
        </w:tc>
        <w:tc>
          <w:tcPr>
            <w:tcW w:w="1077" w:type="dxa"/>
            <w:shd w:val="clear" w:color="auto" w:fill="FFFFFF" w:themeFill="background1"/>
          </w:tcPr>
          <w:p w14:paraId="0E54C530"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Recall</w:t>
            </w:r>
          </w:p>
        </w:tc>
        <w:tc>
          <w:tcPr>
            <w:tcW w:w="1077" w:type="dxa"/>
            <w:shd w:val="clear" w:color="auto" w:fill="FFFFFF" w:themeFill="background1"/>
          </w:tcPr>
          <w:p w14:paraId="651D741D"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F-Measure</w:t>
            </w:r>
          </w:p>
        </w:tc>
        <w:tc>
          <w:tcPr>
            <w:tcW w:w="1077" w:type="dxa"/>
            <w:shd w:val="clear" w:color="auto" w:fill="FFFFFF" w:themeFill="background1"/>
          </w:tcPr>
          <w:p w14:paraId="35FC66C9"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ROC Area</w:t>
            </w:r>
          </w:p>
        </w:tc>
      </w:tr>
      <w:tr w:rsidR="008F2B7C" w:rsidRPr="00F44202" w14:paraId="7912BC4B" w14:textId="77777777" w:rsidTr="00F03D53">
        <w:trPr>
          <w:trHeight w:val="283"/>
          <w:jc w:val="center"/>
        </w:trPr>
        <w:tc>
          <w:tcPr>
            <w:tcW w:w="1077" w:type="dxa"/>
            <w:shd w:val="clear" w:color="auto" w:fill="FFFFFF" w:themeFill="background1"/>
          </w:tcPr>
          <w:p w14:paraId="2C95D44E"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#1(9 act)</w:t>
            </w:r>
          </w:p>
        </w:tc>
        <w:tc>
          <w:tcPr>
            <w:tcW w:w="1077" w:type="dxa"/>
            <w:shd w:val="clear" w:color="auto" w:fill="FFFFFF" w:themeFill="background1"/>
          </w:tcPr>
          <w:p w14:paraId="0AFE87E2"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100%</w:t>
            </w:r>
          </w:p>
        </w:tc>
        <w:tc>
          <w:tcPr>
            <w:tcW w:w="1077" w:type="dxa"/>
            <w:shd w:val="clear" w:color="auto" w:fill="FFFFFF" w:themeFill="background1"/>
          </w:tcPr>
          <w:p w14:paraId="61AFB0E2"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100%</w:t>
            </w:r>
          </w:p>
        </w:tc>
        <w:tc>
          <w:tcPr>
            <w:tcW w:w="1077" w:type="dxa"/>
            <w:shd w:val="clear" w:color="auto" w:fill="FFFFFF" w:themeFill="background1"/>
          </w:tcPr>
          <w:p w14:paraId="2C21A864"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0%</w:t>
            </w:r>
          </w:p>
        </w:tc>
        <w:tc>
          <w:tcPr>
            <w:tcW w:w="1077" w:type="dxa"/>
            <w:shd w:val="clear" w:color="auto" w:fill="FFFFFF" w:themeFill="background1"/>
          </w:tcPr>
          <w:p w14:paraId="2245D973"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100%</w:t>
            </w:r>
          </w:p>
        </w:tc>
        <w:tc>
          <w:tcPr>
            <w:tcW w:w="1077" w:type="dxa"/>
            <w:shd w:val="clear" w:color="auto" w:fill="FFFFFF" w:themeFill="background1"/>
          </w:tcPr>
          <w:p w14:paraId="6CB3D170"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100%</w:t>
            </w:r>
          </w:p>
        </w:tc>
        <w:tc>
          <w:tcPr>
            <w:tcW w:w="1077" w:type="dxa"/>
            <w:shd w:val="clear" w:color="auto" w:fill="FFFFFF" w:themeFill="background1"/>
          </w:tcPr>
          <w:p w14:paraId="4976AC86"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100%</w:t>
            </w:r>
          </w:p>
        </w:tc>
        <w:tc>
          <w:tcPr>
            <w:tcW w:w="1077" w:type="dxa"/>
            <w:shd w:val="clear" w:color="auto" w:fill="FFFFFF" w:themeFill="background1"/>
          </w:tcPr>
          <w:p w14:paraId="68C56DD0"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1</w:t>
            </w:r>
          </w:p>
        </w:tc>
      </w:tr>
      <w:tr w:rsidR="008F2B7C" w:rsidRPr="00F44202" w14:paraId="139333A9" w14:textId="77777777" w:rsidTr="00F03D53">
        <w:trPr>
          <w:trHeight w:val="283"/>
          <w:jc w:val="center"/>
        </w:trPr>
        <w:tc>
          <w:tcPr>
            <w:tcW w:w="1077" w:type="dxa"/>
            <w:shd w:val="clear" w:color="auto" w:fill="FFFFFF" w:themeFill="background1"/>
          </w:tcPr>
          <w:p w14:paraId="5ECE937D"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#2(9 act)</w:t>
            </w:r>
          </w:p>
        </w:tc>
        <w:tc>
          <w:tcPr>
            <w:tcW w:w="1077" w:type="dxa"/>
            <w:shd w:val="clear" w:color="auto" w:fill="FFFFFF" w:themeFill="background1"/>
          </w:tcPr>
          <w:p w14:paraId="35FD0132"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98.9177%</w:t>
            </w:r>
          </w:p>
        </w:tc>
        <w:tc>
          <w:tcPr>
            <w:tcW w:w="1077" w:type="dxa"/>
            <w:shd w:val="clear" w:color="auto" w:fill="FFFFFF" w:themeFill="background1"/>
          </w:tcPr>
          <w:p w14:paraId="4623AC63"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98.5%</w:t>
            </w:r>
          </w:p>
        </w:tc>
        <w:tc>
          <w:tcPr>
            <w:tcW w:w="1077" w:type="dxa"/>
            <w:shd w:val="clear" w:color="auto" w:fill="FFFFFF" w:themeFill="background1"/>
          </w:tcPr>
          <w:p w14:paraId="619927E8"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0.2%</w:t>
            </w:r>
          </w:p>
        </w:tc>
        <w:tc>
          <w:tcPr>
            <w:tcW w:w="1077" w:type="dxa"/>
            <w:shd w:val="clear" w:color="auto" w:fill="FFFFFF" w:themeFill="background1"/>
          </w:tcPr>
          <w:p w14:paraId="4B9CD63B"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98.5%</w:t>
            </w:r>
          </w:p>
        </w:tc>
        <w:tc>
          <w:tcPr>
            <w:tcW w:w="1077" w:type="dxa"/>
            <w:shd w:val="clear" w:color="auto" w:fill="FFFFFF" w:themeFill="background1"/>
          </w:tcPr>
          <w:p w14:paraId="5AD3854D"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98.5%</w:t>
            </w:r>
          </w:p>
        </w:tc>
        <w:tc>
          <w:tcPr>
            <w:tcW w:w="1077" w:type="dxa"/>
            <w:shd w:val="clear" w:color="auto" w:fill="FFFFFF" w:themeFill="background1"/>
          </w:tcPr>
          <w:p w14:paraId="7FADBC13"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98.5%</w:t>
            </w:r>
          </w:p>
        </w:tc>
        <w:tc>
          <w:tcPr>
            <w:tcW w:w="1077" w:type="dxa"/>
            <w:shd w:val="clear" w:color="auto" w:fill="FFFFFF" w:themeFill="background1"/>
          </w:tcPr>
          <w:p w14:paraId="471534B1"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0.997</w:t>
            </w:r>
          </w:p>
        </w:tc>
      </w:tr>
      <w:tr w:rsidR="008F2B7C" w:rsidRPr="00F44202" w14:paraId="692441A9" w14:textId="77777777" w:rsidTr="00F03D53">
        <w:trPr>
          <w:trHeight w:val="283"/>
          <w:jc w:val="center"/>
        </w:trPr>
        <w:tc>
          <w:tcPr>
            <w:tcW w:w="1077" w:type="dxa"/>
            <w:shd w:val="clear" w:color="auto" w:fill="FFFFFF" w:themeFill="background1"/>
          </w:tcPr>
          <w:p w14:paraId="11318734"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#3(9 act)</w:t>
            </w:r>
          </w:p>
        </w:tc>
        <w:tc>
          <w:tcPr>
            <w:tcW w:w="1077" w:type="dxa"/>
            <w:shd w:val="clear" w:color="auto" w:fill="FFFFFF" w:themeFill="background1"/>
          </w:tcPr>
          <w:p w14:paraId="341CA132"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99.802%</w:t>
            </w:r>
          </w:p>
        </w:tc>
        <w:tc>
          <w:tcPr>
            <w:tcW w:w="1077" w:type="dxa"/>
            <w:shd w:val="clear" w:color="auto" w:fill="FFFFFF" w:themeFill="background1"/>
          </w:tcPr>
          <w:p w14:paraId="4960C3B2"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99.8%</w:t>
            </w:r>
          </w:p>
        </w:tc>
        <w:tc>
          <w:tcPr>
            <w:tcW w:w="1077" w:type="dxa"/>
            <w:shd w:val="clear" w:color="auto" w:fill="FFFFFF" w:themeFill="background1"/>
          </w:tcPr>
          <w:p w14:paraId="204056E9"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0%</w:t>
            </w:r>
          </w:p>
        </w:tc>
        <w:tc>
          <w:tcPr>
            <w:tcW w:w="1077" w:type="dxa"/>
            <w:shd w:val="clear" w:color="auto" w:fill="FFFFFF" w:themeFill="background1"/>
          </w:tcPr>
          <w:p w14:paraId="5F52FAEA"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99.8%</w:t>
            </w:r>
          </w:p>
        </w:tc>
        <w:tc>
          <w:tcPr>
            <w:tcW w:w="1077" w:type="dxa"/>
            <w:shd w:val="clear" w:color="auto" w:fill="FFFFFF" w:themeFill="background1"/>
          </w:tcPr>
          <w:p w14:paraId="0D70CDC9"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99.8%</w:t>
            </w:r>
          </w:p>
        </w:tc>
        <w:tc>
          <w:tcPr>
            <w:tcW w:w="1077" w:type="dxa"/>
            <w:shd w:val="clear" w:color="auto" w:fill="FFFFFF" w:themeFill="background1"/>
          </w:tcPr>
          <w:p w14:paraId="3B934547"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99.8%</w:t>
            </w:r>
          </w:p>
        </w:tc>
        <w:tc>
          <w:tcPr>
            <w:tcW w:w="1077" w:type="dxa"/>
            <w:shd w:val="clear" w:color="auto" w:fill="FFFFFF" w:themeFill="background1"/>
          </w:tcPr>
          <w:p w14:paraId="1BD5838C"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1.000</w:t>
            </w:r>
          </w:p>
        </w:tc>
      </w:tr>
      <w:tr w:rsidR="008F2B7C" w:rsidRPr="00F44202" w14:paraId="08CBC92C" w14:textId="77777777" w:rsidTr="00F03D53">
        <w:trPr>
          <w:trHeight w:val="283"/>
          <w:jc w:val="center"/>
        </w:trPr>
        <w:tc>
          <w:tcPr>
            <w:tcW w:w="1077" w:type="dxa"/>
            <w:shd w:val="clear" w:color="auto" w:fill="FFFFFF" w:themeFill="background1"/>
          </w:tcPr>
          <w:p w14:paraId="2EF7EC41"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#4(9 act)</w:t>
            </w:r>
          </w:p>
        </w:tc>
        <w:tc>
          <w:tcPr>
            <w:tcW w:w="1077" w:type="dxa"/>
            <w:shd w:val="clear" w:color="auto" w:fill="FFFFFF" w:themeFill="background1"/>
          </w:tcPr>
          <w:p w14:paraId="782F36C0"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99.5902%</w:t>
            </w:r>
          </w:p>
        </w:tc>
        <w:tc>
          <w:tcPr>
            <w:tcW w:w="1077" w:type="dxa"/>
            <w:shd w:val="clear" w:color="auto" w:fill="FFFFFF" w:themeFill="background1"/>
          </w:tcPr>
          <w:p w14:paraId="46546C58"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99.6%</w:t>
            </w:r>
          </w:p>
        </w:tc>
        <w:tc>
          <w:tcPr>
            <w:tcW w:w="1077" w:type="dxa"/>
            <w:shd w:val="clear" w:color="auto" w:fill="FFFFFF" w:themeFill="background1"/>
          </w:tcPr>
          <w:p w14:paraId="2FCD4AE7"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0.1%</w:t>
            </w:r>
          </w:p>
        </w:tc>
        <w:tc>
          <w:tcPr>
            <w:tcW w:w="1077" w:type="dxa"/>
            <w:shd w:val="clear" w:color="auto" w:fill="FFFFFF" w:themeFill="background1"/>
          </w:tcPr>
          <w:p w14:paraId="71BF5F13"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99.6%</w:t>
            </w:r>
          </w:p>
        </w:tc>
        <w:tc>
          <w:tcPr>
            <w:tcW w:w="1077" w:type="dxa"/>
            <w:shd w:val="clear" w:color="auto" w:fill="FFFFFF" w:themeFill="background1"/>
          </w:tcPr>
          <w:p w14:paraId="55AF4FF7"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99.6%</w:t>
            </w:r>
          </w:p>
        </w:tc>
        <w:tc>
          <w:tcPr>
            <w:tcW w:w="1077" w:type="dxa"/>
            <w:shd w:val="clear" w:color="auto" w:fill="FFFFFF" w:themeFill="background1"/>
          </w:tcPr>
          <w:p w14:paraId="419B9E82"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99.6%</w:t>
            </w:r>
          </w:p>
        </w:tc>
        <w:tc>
          <w:tcPr>
            <w:tcW w:w="1077" w:type="dxa"/>
            <w:shd w:val="clear" w:color="auto" w:fill="FFFFFF" w:themeFill="background1"/>
          </w:tcPr>
          <w:p w14:paraId="0A1CAAA9" w14:textId="77777777" w:rsidR="00876586" w:rsidRPr="00F44202" w:rsidRDefault="00876586" w:rsidP="00F03D53">
            <w:pPr>
              <w:jc w:val="both"/>
              <w:rPr>
                <w:rFonts w:ascii="Times New Roman" w:eastAsia="BiauKai" w:hAnsi="Times New Roman" w:cs="Times New Roman"/>
              </w:rPr>
            </w:pPr>
            <w:r w:rsidRPr="00F44202">
              <w:rPr>
                <w:rFonts w:ascii="Times New Roman" w:eastAsia="BiauKai" w:hAnsi="Times New Roman" w:cs="Times New Roman"/>
              </w:rPr>
              <w:t>0.999</w:t>
            </w:r>
          </w:p>
        </w:tc>
      </w:tr>
    </w:tbl>
    <w:p w14:paraId="0CF1642B" w14:textId="77777777" w:rsidR="00876586" w:rsidRPr="00F44202" w:rsidRDefault="00876586" w:rsidP="00F03D53">
      <w:pPr>
        <w:jc w:val="both"/>
        <w:rPr>
          <w:rFonts w:ascii="Times New Roman" w:eastAsia="BiauKai" w:hAnsi="Times New Roman" w:cs="Times New Roman"/>
        </w:rPr>
      </w:pPr>
    </w:p>
    <w:p w14:paraId="64922C5A" w14:textId="22823B97" w:rsidR="00876586" w:rsidRPr="00F44202" w:rsidRDefault="00876586" w:rsidP="00F03D53">
      <w:pPr>
        <w:jc w:val="center"/>
        <w:rPr>
          <w:rFonts w:ascii="Times New Roman" w:eastAsia="BiauKai" w:hAnsi="Times New Roman" w:cs="Times New Roman"/>
        </w:rPr>
      </w:pPr>
      <w:r w:rsidRPr="00F44202">
        <w:rPr>
          <w:rFonts w:ascii="Times New Roman" w:eastAsia="BiauKai" w:hAnsi="Times New Roman" w:cs="Times New Roman" w:hint="eastAsia"/>
          <w:rPrChange w:id="172" w:author="何柏憲" w:date="2022-11-29T21:44:00Z">
            <w:rPr>
              <w:rFonts w:ascii="Times New Roman" w:eastAsia="標楷體" w:hAnsi="Times New Roman" w:hint="eastAsia"/>
              <w:color w:val="FF0000"/>
              <w:sz w:val="22"/>
              <w:szCs w:val="22"/>
            </w:rPr>
          </w:rPrChange>
        </w:rPr>
        <w:t>表</w:t>
      </w:r>
      <w:r w:rsidRPr="00F44202">
        <w:rPr>
          <w:rFonts w:ascii="Times New Roman" w:eastAsia="BiauKai" w:hAnsi="Times New Roman" w:cs="Times New Roman"/>
          <w:rPrChange w:id="173" w:author="何柏憲" w:date="2022-11-29T21:44:00Z">
            <w:rPr>
              <w:rFonts w:ascii="Times New Roman" w:eastAsia="標楷體" w:hAnsi="Times New Roman"/>
              <w:color w:val="FF0000"/>
              <w:sz w:val="22"/>
              <w:szCs w:val="22"/>
            </w:rPr>
          </w:rPrChange>
        </w:rPr>
        <w:t>2</w:t>
      </w:r>
      <w:r w:rsidRPr="00F44202">
        <w:rPr>
          <w:rFonts w:ascii="Times New Roman" w:eastAsia="BiauKai" w:hAnsi="Times New Roman" w:cs="Times New Roman" w:hint="eastAsia"/>
          <w:rPrChange w:id="174" w:author="何柏憲" w:date="2022-11-29T21:44:00Z">
            <w:rPr>
              <w:rFonts w:ascii="Times New Roman" w:eastAsia="標楷體" w:hAnsi="Times New Roman" w:hint="eastAsia"/>
              <w:color w:val="FF0000"/>
              <w:sz w:val="22"/>
              <w:szCs w:val="22"/>
            </w:rPr>
          </w:rPrChange>
        </w:rPr>
        <w:t>：不同測試者執行</w:t>
      </w:r>
      <w:r w:rsidRPr="00F44202">
        <w:rPr>
          <w:rFonts w:ascii="Times New Roman" w:eastAsia="BiauKai" w:hAnsi="Times New Roman" w:cs="Times New Roman"/>
          <w:rPrChange w:id="175" w:author="何柏憲" w:date="2022-11-29T21:44:00Z">
            <w:rPr>
              <w:rFonts w:ascii="Times New Roman" w:eastAsia="標楷體" w:hAnsi="Times New Roman"/>
              <w:color w:val="FF0000"/>
              <w:sz w:val="22"/>
              <w:szCs w:val="22"/>
            </w:rPr>
          </w:rPrChange>
        </w:rPr>
        <w:t>9</w:t>
      </w:r>
      <w:r w:rsidRPr="00F44202">
        <w:rPr>
          <w:rFonts w:ascii="Times New Roman" w:eastAsia="BiauKai" w:hAnsi="Times New Roman" w:cs="Times New Roman" w:hint="eastAsia"/>
          <w:rPrChange w:id="176" w:author="何柏憲" w:date="2022-11-29T21:44:00Z">
            <w:rPr>
              <w:rFonts w:ascii="Times New Roman" w:eastAsia="標楷體" w:hAnsi="Times New Roman" w:hint="eastAsia"/>
              <w:color w:val="FF0000"/>
              <w:sz w:val="22"/>
              <w:szCs w:val="22"/>
            </w:rPr>
          </w:rPrChange>
        </w:rPr>
        <w:t>大動作分類結果</w:t>
      </w:r>
      <w:r w:rsidRPr="00F44202">
        <w:rPr>
          <w:rFonts w:ascii="Times New Roman" w:eastAsia="BiauKai" w:hAnsi="Times New Roman" w:cs="Times New Roman"/>
          <w:rPrChange w:id="177" w:author="何柏憲" w:date="2022-11-29T21:44:00Z">
            <w:rPr>
              <w:rFonts w:ascii="Times New Roman" w:eastAsia="標楷體" w:hAnsi="Times New Roman"/>
              <w:color w:val="FF0000"/>
              <w:sz w:val="22"/>
              <w:szCs w:val="22"/>
            </w:rPr>
          </w:rPrChange>
        </w:rPr>
        <w:br/>
        <w:t xml:space="preserve"> (</w:t>
      </w:r>
      <w:proofErr w:type="spellStart"/>
      <w:r w:rsidRPr="00F44202">
        <w:rPr>
          <w:rFonts w:ascii="Times New Roman" w:eastAsia="BiauKai" w:hAnsi="Times New Roman" w:cs="Times New Roman"/>
          <w:rPrChange w:id="178" w:author="何柏憲" w:date="2022-11-29T21:44:00Z">
            <w:rPr>
              <w:rFonts w:ascii="Times New Roman" w:eastAsia="標楷體" w:hAnsi="Times New Roman"/>
              <w:color w:val="FF0000"/>
              <w:sz w:val="22"/>
              <w:szCs w:val="22"/>
            </w:rPr>
          </w:rPrChange>
        </w:rPr>
        <w:t>WindowSize</w:t>
      </w:r>
      <w:proofErr w:type="spellEnd"/>
      <w:r w:rsidRPr="00F44202">
        <w:rPr>
          <w:rFonts w:ascii="Times New Roman" w:eastAsia="BiauKai" w:hAnsi="Times New Roman" w:cs="Times New Roman"/>
          <w:rPrChange w:id="179" w:author="何柏憲" w:date="2022-11-29T21:44:00Z">
            <w:rPr>
              <w:rFonts w:ascii="Times New Roman" w:eastAsia="標楷體" w:hAnsi="Times New Roman"/>
              <w:color w:val="FF0000"/>
              <w:sz w:val="22"/>
              <w:szCs w:val="22"/>
            </w:rPr>
          </w:rPrChange>
        </w:rPr>
        <w:t>=140</w:t>
      </w:r>
      <w:r w:rsidRPr="00F44202">
        <w:rPr>
          <w:rFonts w:ascii="Times New Roman" w:eastAsia="BiauKai" w:hAnsi="Times New Roman" w:cs="Times New Roman" w:hint="eastAsia"/>
          <w:rPrChange w:id="180" w:author="何柏憲" w:date="2022-11-29T21:44:00Z">
            <w:rPr>
              <w:rFonts w:ascii="Times New Roman" w:eastAsia="標楷體" w:hAnsi="Times New Roman" w:hint="eastAsia"/>
              <w:color w:val="FF0000"/>
              <w:sz w:val="22"/>
              <w:szCs w:val="22"/>
            </w:rPr>
          </w:rPrChange>
        </w:rPr>
        <w:t>，兩個感測器配置於右手腕、右腳踝</w:t>
      </w:r>
      <w:r w:rsidRPr="00F44202">
        <w:rPr>
          <w:rFonts w:ascii="Times New Roman" w:eastAsia="BiauKai" w:hAnsi="Times New Roman" w:cs="Times New Roman"/>
          <w:rPrChange w:id="181" w:author="何柏憲" w:date="2022-11-29T21:44:00Z">
            <w:rPr>
              <w:rFonts w:ascii="Times New Roman" w:eastAsia="標楷體" w:hAnsi="Times New Roman"/>
              <w:color w:val="FF0000"/>
              <w:sz w:val="22"/>
              <w:szCs w:val="22"/>
            </w:rPr>
          </w:rPrChange>
        </w:rPr>
        <w:t>)</w:t>
      </w:r>
    </w:p>
    <w:p w14:paraId="7934DA2E" w14:textId="77777777" w:rsidR="00F03D53" w:rsidRPr="00F44202" w:rsidRDefault="00F03D53" w:rsidP="00F03D53">
      <w:pPr>
        <w:jc w:val="center"/>
        <w:rPr>
          <w:rFonts w:ascii="Times New Roman" w:eastAsia="BiauKai" w:hAnsi="Times New Roman" w:cs="Times New Roman"/>
          <w:rPrChange w:id="182" w:author="何柏憲" w:date="2022-11-29T21:44:00Z">
            <w:rPr>
              <w:rFonts w:ascii="Times New Roman" w:eastAsia="標楷體" w:hAnsi="Times New Roman"/>
              <w:color w:val="FF0000"/>
              <w:sz w:val="22"/>
              <w:szCs w:val="22"/>
            </w:rPr>
          </w:rPrChange>
        </w:rPr>
      </w:pPr>
    </w:p>
    <w:p w14:paraId="1EE054CC" w14:textId="34A7503D" w:rsidR="00FD452A" w:rsidRPr="00F44202" w:rsidRDefault="00573156" w:rsidP="00F03D53">
      <w:pPr>
        <w:jc w:val="both"/>
        <w:rPr>
          <w:rFonts w:ascii="Times New Roman" w:eastAsia="BiauKai" w:hAnsi="Times New Roman" w:cs="Times New Roman"/>
        </w:rPr>
      </w:pPr>
      <w:r w:rsidRPr="00F44202">
        <w:rPr>
          <w:rFonts w:ascii="Times New Roman" w:eastAsia="BiauKai" w:hAnsi="Times New Roman" w:cs="Times New Roman"/>
        </w:rPr>
        <w:t xml:space="preserve">　　</w:t>
      </w:r>
      <w:r w:rsidR="001C4DCE" w:rsidRPr="00F44202">
        <w:rPr>
          <w:rFonts w:ascii="Times New Roman" w:eastAsia="BiauKai" w:hAnsi="Times New Roman" w:cs="Times New Roman"/>
        </w:rPr>
        <w:t>目前</w:t>
      </w:r>
      <w:ins w:id="183" w:author="何柏憲" w:date="2022-11-29T21:35:00Z">
        <w:r w:rsidR="00A31A86" w:rsidRPr="00F44202">
          <w:rPr>
            <w:rFonts w:ascii="Times New Roman" w:eastAsia="BiauKai" w:hAnsi="Times New Roman" w:cs="Times New Roman"/>
          </w:rPr>
          <w:t xml:space="preserve">Emily </w:t>
        </w:r>
        <w:proofErr w:type="spellStart"/>
        <w:r w:rsidR="00A31A86" w:rsidRPr="00F44202">
          <w:rPr>
            <w:rFonts w:ascii="Times New Roman" w:eastAsia="BiauKai" w:hAnsi="Times New Roman" w:cs="Times New Roman"/>
          </w:rPr>
          <w:t>J.Huang</w:t>
        </w:r>
        <w:proofErr w:type="spellEnd"/>
        <w:r w:rsidR="00A31A86" w:rsidRPr="00F44202">
          <w:rPr>
            <w:rFonts w:ascii="Times New Roman" w:eastAsia="BiauKai" w:hAnsi="Times New Roman" w:cs="Times New Roman"/>
          </w:rPr>
          <w:t>、</w:t>
        </w:r>
      </w:ins>
      <w:r w:rsidR="001C4DCE" w:rsidRPr="00F44202">
        <w:rPr>
          <w:rFonts w:ascii="Times New Roman" w:eastAsia="BiauKai" w:hAnsi="Times New Roman" w:cs="Times New Roman"/>
        </w:rPr>
        <w:t>Jukka-</w:t>
      </w:r>
      <w:proofErr w:type="spellStart"/>
      <w:r w:rsidR="001C4DCE" w:rsidRPr="00F44202">
        <w:rPr>
          <w:rFonts w:ascii="Times New Roman" w:eastAsia="BiauKai" w:hAnsi="Times New Roman" w:cs="Times New Roman"/>
        </w:rPr>
        <w:t>Pekka</w:t>
      </w:r>
      <w:proofErr w:type="spellEnd"/>
      <w:r w:rsidR="001C4DCE" w:rsidRPr="00F44202">
        <w:rPr>
          <w:rFonts w:ascii="Times New Roman" w:eastAsia="BiauKai" w:hAnsi="Times New Roman" w:cs="Times New Roman"/>
        </w:rPr>
        <w:t xml:space="preserve"> </w:t>
      </w:r>
      <w:proofErr w:type="spellStart"/>
      <w:r w:rsidR="001C4DCE" w:rsidRPr="00F44202">
        <w:rPr>
          <w:rFonts w:ascii="Times New Roman" w:eastAsia="BiauKai" w:hAnsi="Times New Roman" w:cs="Times New Roman"/>
        </w:rPr>
        <w:t>Onnela</w:t>
      </w:r>
      <w:proofErr w:type="spellEnd"/>
      <w:r w:rsidR="001C4DCE" w:rsidRPr="00F44202">
        <w:rPr>
          <w:rFonts w:ascii="Times New Roman" w:eastAsia="BiauKai" w:hAnsi="Times New Roman" w:cs="Times New Roman"/>
        </w:rPr>
        <w:t xml:space="preserve"> </w:t>
      </w:r>
      <w:del w:id="184" w:author="何柏憲" w:date="2022-11-29T21:36:00Z">
        <w:r w:rsidR="001C4DCE" w:rsidRPr="00F44202" w:rsidDel="00A31A86">
          <w:rPr>
            <w:rFonts w:ascii="Times New Roman" w:eastAsia="BiauKai" w:hAnsi="Times New Roman" w:cs="Times New Roman"/>
          </w:rPr>
          <w:delText>等</w:delText>
        </w:r>
      </w:del>
      <w:ins w:id="185" w:author="何柏憲" w:date="2022-11-29T21:36:00Z">
        <w:r w:rsidR="00A31A86" w:rsidRPr="00F44202">
          <w:rPr>
            <w:rFonts w:ascii="Times New Roman" w:eastAsia="BiauKai" w:hAnsi="Times New Roman" w:cs="Times New Roman"/>
          </w:rPr>
          <w:t>兩位</w:t>
        </w:r>
      </w:ins>
      <w:r w:rsidR="001C4DCE" w:rsidRPr="00F44202">
        <w:rPr>
          <w:rFonts w:ascii="Times New Roman" w:eastAsia="BiauKai" w:hAnsi="Times New Roman" w:cs="Times New Roman"/>
        </w:rPr>
        <w:t>學者</w:t>
      </w:r>
      <w:r w:rsidR="001C4DCE" w:rsidRPr="00F44202">
        <w:rPr>
          <w:rFonts w:ascii="Times New Roman" w:eastAsia="BiauKai" w:hAnsi="Times New Roman" w:cs="Times New Roman"/>
        </w:rPr>
        <w:t>[9]</w:t>
      </w:r>
      <w:r w:rsidR="001C4DCE" w:rsidRPr="00F44202">
        <w:rPr>
          <w:rFonts w:ascii="Times New Roman" w:eastAsia="BiauKai" w:hAnsi="Times New Roman" w:cs="Times New Roman"/>
        </w:rPr>
        <w:t>的研究中使用智能手機的陀螺儀和加速度計數據進行活動分類，而</w:t>
      </w:r>
      <w:del w:id="186" w:author="何柏憲" w:date="2022-11-29T21:37:00Z">
        <w:r w:rsidR="001C4DCE" w:rsidRPr="00F44202" w:rsidDel="00120B91">
          <w:rPr>
            <w:rFonts w:ascii="Times New Roman" w:eastAsia="BiauKai" w:hAnsi="Times New Roman" w:cs="Times New Roman"/>
          </w:rPr>
          <w:delText>他們</w:delText>
        </w:r>
      </w:del>
      <w:r w:rsidR="001C4DCE" w:rsidRPr="00F44202">
        <w:rPr>
          <w:rFonts w:ascii="Times New Roman" w:eastAsia="BiauKai" w:hAnsi="Times New Roman" w:cs="Times New Roman"/>
          <w:shd w:val="clear" w:color="auto" w:fill="FFFFFF"/>
        </w:rPr>
        <w:t>引入了所謂</w:t>
      </w:r>
      <w:del w:id="187" w:author="何柏憲" w:date="2022-11-29T21:37:00Z">
        <w:r w:rsidR="001C4DCE" w:rsidRPr="00F44202" w:rsidDel="00120B91">
          <w:rPr>
            <w:rFonts w:ascii="Times New Roman" w:eastAsia="BiauKai" w:hAnsi="Times New Roman" w:cs="Times New Roman"/>
            <w:shd w:val="clear" w:color="auto" w:fill="FFFFFF"/>
          </w:rPr>
          <w:delText>的</w:delText>
        </w:r>
      </w:del>
      <w:r w:rsidR="001C4DCE" w:rsidRPr="00F44202">
        <w:rPr>
          <w:rFonts w:ascii="Times New Roman" w:eastAsia="BiauKai" w:hAnsi="Times New Roman" w:cs="Times New Roman"/>
          <w:shd w:val="clear" w:color="auto" w:fill="FFFFFF"/>
        </w:rPr>
        <w:t xml:space="preserve"> </w:t>
      </w:r>
      <w:del w:id="188" w:author="何柏憲" w:date="2022-11-29T22:09:00Z">
        <w:r w:rsidR="001C4DCE" w:rsidRPr="00F44202" w:rsidDel="000D7364">
          <w:rPr>
            <w:rFonts w:ascii="Times New Roman" w:eastAsia="BiauKai" w:hAnsi="Times New Roman" w:cs="Times New Roman"/>
            <w:shd w:val="clear" w:color="auto" w:fill="FFFFFF"/>
          </w:rPr>
          <w:delText xml:space="preserve">movelet </w:delText>
        </w:r>
      </w:del>
      <w:proofErr w:type="spellStart"/>
      <w:ins w:id="189" w:author="何柏憲" w:date="2022-11-29T22:09:00Z">
        <w:r w:rsidR="000D7364" w:rsidRPr="00F44202">
          <w:rPr>
            <w:rFonts w:ascii="Times New Roman" w:eastAsia="BiauKai" w:hAnsi="Times New Roman" w:cs="Times New Roman"/>
            <w:shd w:val="clear" w:color="auto" w:fill="FFFFFF"/>
          </w:rPr>
          <w:t>Movelet</w:t>
        </w:r>
        <w:proofErr w:type="spellEnd"/>
        <w:r w:rsidR="000D7364" w:rsidRPr="00F44202">
          <w:rPr>
            <w:rFonts w:ascii="Times New Roman" w:eastAsia="BiauKai" w:hAnsi="Times New Roman" w:cs="Times New Roman"/>
            <w:shd w:val="clear" w:color="auto" w:fill="FFFFFF"/>
          </w:rPr>
          <w:t xml:space="preserve"> </w:t>
        </w:r>
      </w:ins>
      <w:r w:rsidR="001C4DCE" w:rsidRPr="00F44202">
        <w:rPr>
          <w:rFonts w:ascii="Times New Roman" w:eastAsia="BiauKai" w:hAnsi="Times New Roman" w:cs="Times New Roman"/>
          <w:shd w:val="clear" w:color="auto" w:fill="FFFFFF"/>
        </w:rPr>
        <w:t>方法的修改版本，來分類活動類型並量化該分類中存在的不確定性，區分步行、上樓梯、下樓梯、站立和坐姿，但是預測</w:t>
      </w:r>
      <w:del w:id="190" w:author="何柏憲" w:date="2022-11-29T21:38:00Z">
        <w:r w:rsidR="001C4DCE" w:rsidRPr="00F44202" w:rsidDel="00120B91">
          <w:rPr>
            <w:rFonts w:ascii="Times New Roman" w:eastAsia="BiauKai" w:hAnsi="Times New Roman" w:cs="Times New Roman"/>
            <w:shd w:val="clear" w:color="auto" w:fill="FFFFFF"/>
          </w:rPr>
          <w:delText>之</w:delText>
        </w:r>
      </w:del>
      <w:r w:rsidR="001C4DCE" w:rsidRPr="00F44202">
        <w:rPr>
          <w:rFonts w:ascii="Times New Roman" w:eastAsia="BiauKai" w:hAnsi="Times New Roman" w:cs="Times New Roman"/>
          <w:shd w:val="clear" w:color="auto" w:fill="FFFFFF"/>
        </w:rPr>
        <w:t>結果和放置手機</w:t>
      </w:r>
      <w:del w:id="191" w:author="何柏憲" w:date="2022-11-29T21:38:00Z">
        <w:r w:rsidR="001C4DCE" w:rsidRPr="00F44202" w:rsidDel="00120B91">
          <w:rPr>
            <w:rFonts w:ascii="Times New Roman" w:eastAsia="BiauKai" w:hAnsi="Times New Roman" w:cs="Times New Roman"/>
            <w:shd w:val="clear" w:color="auto" w:fill="FFFFFF"/>
          </w:rPr>
          <w:delText>之</w:delText>
        </w:r>
      </w:del>
      <w:r w:rsidR="001C4DCE" w:rsidRPr="00F44202">
        <w:rPr>
          <w:rFonts w:ascii="Times New Roman" w:eastAsia="BiauKai" w:hAnsi="Times New Roman" w:cs="Times New Roman"/>
          <w:shd w:val="clear" w:color="auto" w:fill="FFFFFF"/>
        </w:rPr>
        <w:t>位置有很大的相關性，而</w:t>
      </w:r>
      <w:del w:id="192" w:author="何柏憲" w:date="2022-11-29T21:38:00Z">
        <w:r w:rsidR="001C4DCE" w:rsidRPr="00F44202" w:rsidDel="00120B91">
          <w:rPr>
            <w:rFonts w:ascii="Times New Roman" w:eastAsia="BiauKai" w:hAnsi="Times New Roman" w:cs="Times New Roman"/>
            <w:shd w:val="clear" w:color="auto" w:fill="FFFFFF"/>
          </w:rPr>
          <w:delText>我們</w:delText>
        </w:r>
      </w:del>
      <w:r w:rsidR="001C4DCE" w:rsidRPr="00F44202">
        <w:rPr>
          <w:rFonts w:ascii="Times New Roman" w:eastAsia="BiauKai" w:hAnsi="Times New Roman" w:cs="Times New Roman"/>
          <w:shd w:val="clear" w:color="auto" w:fill="FFFFFF"/>
        </w:rPr>
        <w:t>將設計一種系統來改善此問題和增加預測</w:t>
      </w:r>
      <w:del w:id="193" w:author="何柏憲" w:date="2022-11-29T21:38:00Z">
        <w:r w:rsidR="001C4DCE" w:rsidRPr="00F44202" w:rsidDel="00120B91">
          <w:rPr>
            <w:rFonts w:ascii="Times New Roman" w:eastAsia="BiauKai" w:hAnsi="Times New Roman" w:cs="Times New Roman"/>
            <w:shd w:val="clear" w:color="auto" w:fill="FFFFFF"/>
          </w:rPr>
          <w:delText>之</w:delText>
        </w:r>
      </w:del>
      <w:r w:rsidR="001C4DCE" w:rsidRPr="00F44202">
        <w:rPr>
          <w:rFonts w:ascii="Times New Roman" w:eastAsia="BiauKai" w:hAnsi="Times New Roman" w:cs="Times New Roman"/>
          <w:shd w:val="clear" w:color="auto" w:fill="FFFFFF"/>
        </w:rPr>
        <w:t>準確</w:t>
      </w:r>
      <w:del w:id="194" w:author="何柏憲" w:date="2022-11-29T21:38:00Z">
        <w:r w:rsidR="001C4DCE" w:rsidRPr="00F44202" w:rsidDel="00120B91">
          <w:rPr>
            <w:rFonts w:ascii="Times New Roman" w:eastAsia="BiauKai" w:hAnsi="Times New Roman" w:cs="Times New Roman"/>
            <w:shd w:val="clear" w:color="auto" w:fill="FFFFFF"/>
          </w:rPr>
          <w:delText>信</w:delText>
        </w:r>
      </w:del>
      <w:ins w:id="195" w:author="何柏憲" w:date="2022-11-29T21:39:00Z">
        <w:r w:rsidR="00120B91" w:rsidRPr="00F44202">
          <w:rPr>
            <w:rFonts w:ascii="Times New Roman" w:eastAsia="BiauKai" w:hAnsi="Times New Roman" w:cs="Times New Roman"/>
            <w:shd w:val="clear" w:color="auto" w:fill="FFFFFF"/>
          </w:rPr>
          <w:t>率</w:t>
        </w:r>
      </w:ins>
      <w:r w:rsidR="001C4DCE" w:rsidRPr="00F44202">
        <w:rPr>
          <w:rFonts w:ascii="Times New Roman" w:eastAsia="BiauKai" w:hAnsi="Times New Roman" w:cs="Times New Roman"/>
          <w:shd w:val="clear" w:color="auto" w:fill="FFFFFF"/>
        </w:rPr>
        <w:t>。</w:t>
      </w:r>
      <w:r w:rsidR="0058526F" w:rsidRPr="00F44202">
        <w:rPr>
          <w:rFonts w:ascii="Times New Roman" w:eastAsia="BiauKai" w:hAnsi="Times New Roman" w:cs="Times New Roman"/>
        </w:rPr>
        <w:t>為了克服之前研究的挑戰，本</w:t>
      </w:r>
      <w:ins w:id="196" w:author="何柏憲" w:date="2022-11-29T21:40:00Z">
        <w:r w:rsidR="00120B91" w:rsidRPr="00F44202">
          <w:rPr>
            <w:rFonts w:ascii="Times New Roman" w:eastAsia="BiauKai" w:hAnsi="Times New Roman" w:cs="Times New Roman"/>
          </w:rPr>
          <w:t>研究</w:t>
        </w:r>
      </w:ins>
      <w:del w:id="197" w:author="何柏憲" w:date="2022-11-29T21:40:00Z">
        <w:r w:rsidR="0058526F" w:rsidRPr="00F44202" w:rsidDel="00120B91">
          <w:rPr>
            <w:rFonts w:ascii="Times New Roman" w:eastAsia="BiauKai" w:hAnsi="Times New Roman" w:cs="Times New Roman"/>
          </w:rPr>
          <w:delText>提</w:delText>
        </w:r>
      </w:del>
      <w:del w:id="198" w:author="何柏憲" w:date="2022-11-29T21:39:00Z">
        <w:r w:rsidR="0058526F" w:rsidRPr="00F44202" w:rsidDel="00120B91">
          <w:rPr>
            <w:rFonts w:ascii="Times New Roman" w:eastAsia="BiauKai" w:hAnsi="Times New Roman" w:cs="Times New Roman"/>
          </w:rPr>
          <w:delText>案</w:delText>
        </w:r>
      </w:del>
      <w:del w:id="199" w:author="何柏憲" w:date="2022-11-29T21:40:00Z">
        <w:r w:rsidR="0058526F" w:rsidRPr="00F44202" w:rsidDel="00120B91">
          <w:rPr>
            <w:rFonts w:ascii="Times New Roman" w:eastAsia="BiauKai" w:hAnsi="Times New Roman" w:cs="Times New Roman"/>
          </w:rPr>
          <w:delText>將</w:delText>
        </w:r>
      </w:del>
      <w:r w:rsidR="0058526F" w:rsidRPr="00F44202">
        <w:rPr>
          <w:rFonts w:ascii="Times New Roman" w:eastAsia="BiauKai" w:hAnsi="Times New Roman" w:cs="Times New Roman"/>
        </w:rPr>
        <w:t>使用可穿戴的慣性測量單元</w:t>
      </w:r>
      <w:r w:rsidR="0058526F" w:rsidRPr="00F44202">
        <w:rPr>
          <w:rFonts w:ascii="Times New Roman" w:eastAsia="BiauKai" w:hAnsi="Times New Roman" w:cs="Times New Roman"/>
        </w:rPr>
        <w:t xml:space="preserve">IMU (Inertial </w:t>
      </w:r>
      <w:ins w:id="200" w:author="何柏憲" w:date="2022-11-29T21:40:00Z">
        <w:r w:rsidR="00120B91" w:rsidRPr="00F44202">
          <w:rPr>
            <w:rFonts w:ascii="Times New Roman" w:eastAsia="BiauKai" w:hAnsi="Times New Roman" w:cs="Times New Roman"/>
          </w:rPr>
          <w:t>M</w:t>
        </w:r>
      </w:ins>
      <w:del w:id="201" w:author="何柏憲" w:date="2022-11-29T21:40:00Z">
        <w:r w:rsidR="0058526F" w:rsidRPr="00F44202" w:rsidDel="00120B91">
          <w:rPr>
            <w:rFonts w:ascii="Times New Roman" w:eastAsia="BiauKai" w:hAnsi="Times New Roman" w:cs="Times New Roman"/>
          </w:rPr>
          <w:delText>m</w:delText>
        </w:r>
      </w:del>
      <w:r w:rsidR="0058526F" w:rsidRPr="00F44202">
        <w:rPr>
          <w:rFonts w:ascii="Times New Roman" w:eastAsia="BiauKai" w:hAnsi="Times New Roman" w:cs="Times New Roman"/>
        </w:rPr>
        <w:t xml:space="preserve">easurement </w:t>
      </w:r>
      <w:ins w:id="202" w:author="何柏憲" w:date="2022-11-29T21:40:00Z">
        <w:r w:rsidR="00120B91" w:rsidRPr="00F44202">
          <w:rPr>
            <w:rFonts w:ascii="Times New Roman" w:eastAsia="BiauKai" w:hAnsi="Times New Roman" w:cs="Times New Roman"/>
          </w:rPr>
          <w:t>U</w:t>
        </w:r>
      </w:ins>
      <w:del w:id="203" w:author="何柏憲" w:date="2022-11-29T21:40:00Z">
        <w:r w:rsidR="0058526F" w:rsidRPr="00F44202" w:rsidDel="00120B91">
          <w:rPr>
            <w:rFonts w:ascii="Times New Roman" w:eastAsia="BiauKai" w:hAnsi="Times New Roman" w:cs="Times New Roman"/>
          </w:rPr>
          <w:delText>u</w:delText>
        </w:r>
      </w:del>
      <w:r w:rsidR="0058526F" w:rsidRPr="00F44202">
        <w:rPr>
          <w:rFonts w:ascii="Times New Roman" w:eastAsia="BiauKai" w:hAnsi="Times New Roman" w:cs="Times New Roman"/>
        </w:rPr>
        <w:t>nit)</w:t>
      </w:r>
      <w:del w:id="204" w:author="何柏憲" w:date="2022-11-29T21:40:00Z">
        <w:r w:rsidR="0058526F" w:rsidRPr="00F44202" w:rsidDel="00120B91">
          <w:rPr>
            <w:rFonts w:ascii="Times New Roman" w:eastAsia="BiauKai" w:hAnsi="Times New Roman" w:cs="Times New Roman"/>
          </w:rPr>
          <w:delText>來</w:delText>
        </w:r>
      </w:del>
      <w:r w:rsidR="0058526F" w:rsidRPr="00F44202">
        <w:rPr>
          <w:rFonts w:ascii="Times New Roman" w:eastAsia="BiauKai" w:hAnsi="Times New Roman" w:cs="Times New Roman"/>
        </w:rPr>
        <w:t>收集具備保護隱私的數據進行資料分析並判斷使用者的多種行為樣式，計畫會將感測裝置放置在手腕與腳踝的位置，在測試效果不失準確率的情況</w:t>
      </w:r>
      <w:del w:id="205" w:author="何柏憲" w:date="2022-11-29T21:41:00Z">
        <w:r w:rsidR="0058526F" w:rsidRPr="00F44202" w:rsidDel="00120B91">
          <w:rPr>
            <w:rFonts w:ascii="Times New Roman" w:eastAsia="BiauKai" w:hAnsi="Times New Roman" w:cs="Times New Roman"/>
          </w:rPr>
          <w:delText>下</w:delText>
        </w:r>
      </w:del>
      <w:r w:rsidR="0058526F" w:rsidRPr="00F44202">
        <w:rPr>
          <w:rFonts w:ascii="Times New Roman" w:eastAsia="BiauKai" w:hAnsi="Times New Roman" w:cs="Times New Roman"/>
        </w:rPr>
        <w:t>，達到方便攜帶的效果。除了日常起居的動作行為辨識</w:t>
      </w:r>
      <w:del w:id="206" w:author="何柏憲" w:date="2022-11-29T21:41:00Z">
        <w:r w:rsidR="0058526F" w:rsidRPr="00F44202" w:rsidDel="00120B91">
          <w:rPr>
            <w:rFonts w:ascii="Times New Roman" w:eastAsia="BiauKai" w:hAnsi="Times New Roman" w:cs="Times New Roman"/>
          </w:rPr>
          <w:delText>之</w:delText>
        </w:r>
      </w:del>
      <w:r w:rsidR="0058526F" w:rsidRPr="00F44202">
        <w:rPr>
          <w:rFonts w:ascii="Times New Roman" w:eastAsia="BiauKai" w:hAnsi="Times New Roman" w:cs="Times New Roman"/>
        </w:rPr>
        <w:t>外，本研究的特色</w:t>
      </w:r>
      <w:del w:id="207" w:author="何柏憲" w:date="2022-11-29T21:41:00Z">
        <w:r w:rsidR="0058526F" w:rsidRPr="00F44202" w:rsidDel="00120B91">
          <w:rPr>
            <w:rFonts w:ascii="Times New Roman" w:eastAsia="BiauKai" w:hAnsi="Times New Roman" w:cs="Times New Roman"/>
          </w:rPr>
          <w:delText>更</w:delText>
        </w:r>
      </w:del>
      <w:r w:rsidR="0058526F" w:rsidRPr="00F44202">
        <w:rPr>
          <w:rFonts w:ascii="Times New Roman" w:eastAsia="BiauKai" w:hAnsi="Times New Roman" w:cs="Times New Roman"/>
        </w:rPr>
        <w:t>額外考量及加強確認失智長者拿取和放下物品</w:t>
      </w:r>
      <w:r w:rsidR="0058526F" w:rsidRPr="00F44202">
        <w:rPr>
          <w:rFonts w:ascii="Times New Roman" w:eastAsia="BiauKai" w:hAnsi="Times New Roman" w:cs="Times New Roman"/>
        </w:rPr>
        <w:lastRenderedPageBreak/>
        <w:t>的動作，</w:t>
      </w:r>
      <w:del w:id="208" w:author="何柏憲" w:date="2022-11-29T21:41:00Z">
        <w:r w:rsidR="0058526F" w:rsidRPr="00F44202" w:rsidDel="00120B91">
          <w:rPr>
            <w:rFonts w:ascii="Times New Roman" w:eastAsia="BiauKai" w:hAnsi="Times New Roman" w:cs="Times New Roman"/>
          </w:rPr>
          <w:delText>可以</w:delText>
        </w:r>
      </w:del>
      <w:r w:rsidR="0058526F" w:rsidRPr="00F44202">
        <w:rPr>
          <w:rFonts w:ascii="Times New Roman" w:eastAsia="BiauKai" w:hAnsi="Times New Roman" w:cs="Times New Roman"/>
        </w:rPr>
        <w:t>加強實現智慧系統協助失智長者改善生活品質的</w:t>
      </w:r>
      <w:del w:id="209" w:author="何柏憲" w:date="2022-11-29T21:44:00Z">
        <w:r w:rsidR="0058526F" w:rsidRPr="00F44202" w:rsidDel="00120B91">
          <w:rPr>
            <w:rFonts w:ascii="Times New Roman" w:eastAsia="BiauKai" w:hAnsi="Times New Roman" w:cs="Times New Roman"/>
          </w:rPr>
          <w:delText>適用性與</w:delText>
        </w:r>
      </w:del>
      <w:r w:rsidR="0058526F" w:rsidRPr="00F44202">
        <w:rPr>
          <w:rFonts w:ascii="Times New Roman" w:eastAsia="BiauKai" w:hAnsi="Times New Roman" w:cs="Times New Roman"/>
        </w:rPr>
        <w:t>實用性。</w:t>
      </w:r>
    </w:p>
    <w:p w14:paraId="11BDF8DF" w14:textId="341D6328" w:rsidR="00F03D53" w:rsidRPr="00F44202" w:rsidRDefault="00F03D53" w:rsidP="00F03D53">
      <w:pPr>
        <w:jc w:val="both"/>
        <w:rPr>
          <w:rFonts w:ascii="Times New Roman" w:eastAsia="BiauKai" w:hAnsi="Times New Roman" w:cs="Times New Roman"/>
        </w:rPr>
      </w:pPr>
    </w:p>
    <w:p w14:paraId="6671B72B" w14:textId="7997E2B4" w:rsidR="00F03D53" w:rsidRPr="00F44202" w:rsidRDefault="00F03D53" w:rsidP="00F03D53">
      <w:pPr>
        <w:jc w:val="both"/>
        <w:rPr>
          <w:rFonts w:ascii="Times New Roman" w:eastAsia="BiauKai" w:hAnsi="Times New Roman" w:cs="Times New Roman"/>
        </w:rPr>
      </w:pPr>
    </w:p>
    <w:p w14:paraId="52E10E1F" w14:textId="77777777" w:rsidR="00F03D53" w:rsidRPr="00F44202" w:rsidRDefault="00F03D53" w:rsidP="00F03D53">
      <w:pPr>
        <w:jc w:val="both"/>
        <w:rPr>
          <w:rFonts w:ascii="Times New Roman" w:eastAsia="BiauKai" w:hAnsi="Times New Roman" w:cs="Times New Roman"/>
          <w:shd w:val="clear" w:color="auto" w:fill="FFFFFF"/>
        </w:rPr>
      </w:pPr>
    </w:p>
    <w:p w14:paraId="5EA2EA84" w14:textId="69CFD8F8" w:rsidR="00FD452A" w:rsidRPr="00F44202" w:rsidRDefault="00FD452A" w:rsidP="00FD452A">
      <w:pPr>
        <w:pStyle w:val="2"/>
        <w:jc w:val="center"/>
        <w:rPr>
          <w:rFonts w:ascii="Times New Roman" w:eastAsia="BiauKai" w:hAnsi="Times New Roman" w:cs="Times New Roman"/>
        </w:rPr>
      </w:pPr>
      <w:bookmarkStart w:id="210" w:name="_Toc129382071"/>
      <w:r w:rsidRPr="00F44202">
        <w:rPr>
          <w:rFonts w:ascii="Times New Roman" w:eastAsia="BiauKai" w:hAnsi="Times New Roman" w:cs="Times New Roman"/>
        </w:rPr>
        <w:t>第二章</w:t>
      </w:r>
      <w:r w:rsidRPr="00F44202">
        <w:rPr>
          <w:rFonts w:ascii="Times New Roman" w:eastAsia="BiauKai" w:hAnsi="Times New Roman" w:cs="Times New Roman"/>
        </w:rPr>
        <w:t xml:space="preserve"> </w:t>
      </w:r>
      <w:r w:rsidR="00947C4D" w:rsidRPr="00F44202">
        <w:rPr>
          <w:rFonts w:ascii="Times New Roman" w:eastAsia="BiauKai" w:hAnsi="Times New Roman" w:cs="Times New Roman"/>
        </w:rPr>
        <w:t>研究方法</w:t>
      </w:r>
      <w:bookmarkEnd w:id="210"/>
    </w:p>
    <w:p w14:paraId="21812BE1" w14:textId="25A629A0" w:rsidR="00D23C8B" w:rsidRPr="00F44202" w:rsidRDefault="00D23C8B" w:rsidP="00D23C8B">
      <w:pPr>
        <w:pStyle w:val="3"/>
        <w:rPr>
          <w:rFonts w:ascii="Times New Roman" w:eastAsia="BiauKai" w:hAnsi="Times New Roman" w:cs="Times New Roman"/>
        </w:rPr>
      </w:pPr>
      <w:bookmarkStart w:id="211" w:name="_Toc129382072"/>
      <w:r w:rsidRPr="00F44202">
        <w:rPr>
          <w:rFonts w:ascii="Times New Roman" w:eastAsia="BiauKai" w:hAnsi="Times New Roman" w:cs="Times New Roman"/>
        </w:rPr>
        <w:t>2.1</w:t>
      </w:r>
      <w:r w:rsidRPr="00F44202">
        <w:rPr>
          <w:rFonts w:ascii="Times New Roman" w:eastAsia="BiauKai" w:hAnsi="Times New Roman" w:cs="Times New Roman"/>
        </w:rPr>
        <w:t>受測者及數據集來源</w:t>
      </w:r>
      <w:bookmarkEnd w:id="211"/>
    </w:p>
    <w:p w14:paraId="7297AA20" w14:textId="5CB65415" w:rsidR="00D23C8B" w:rsidRPr="00F44202" w:rsidRDefault="00D23C8B" w:rsidP="00E10B7E">
      <w:pPr>
        <w:ind w:firstLine="480"/>
        <w:jc w:val="both"/>
        <w:rPr>
          <w:rFonts w:ascii="Times New Roman" w:eastAsia="BiauKai" w:hAnsi="Times New Roman" w:cs="Times New Roman"/>
        </w:rPr>
      </w:pPr>
      <w:r w:rsidRPr="00F44202">
        <w:rPr>
          <w:rFonts w:ascii="Times New Roman" w:eastAsia="BiauKai" w:hAnsi="Times New Roman" w:cs="Times New Roman"/>
          <w:color w:val="000000" w:themeColor="text1"/>
        </w:rPr>
        <w:t>本研究的資料集來源是研究者模擬長者行為並收集的數據。受測者在沒有人或其他設備輔助的情況下行走及拿起</w:t>
      </w:r>
      <w:r w:rsidRPr="00F44202">
        <w:rPr>
          <w:rFonts w:ascii="Times New Roman" w:eastAsia="BiauKai" w:hAnsi="Times New Roman" w:cs="Times New Roman"/>
          <w:color w:val="000000" w:themeColor="text1"/>
        </w:rPr>
        <w:t>/</w:t>
      </w:r>
      <w:r w:rsidRPr="00F44202">
        <w:rPr>
          <w:rFonts w:ascii="Times New Roman" w:eastAsia="BiauKai" w:hAnsi="Times New Roman" w:cs="Times New Roman"/>
          <w:color w:val="000000" w:themeColor="text1"/>
        </w:rPr>
        <w:t>放置物品。其中成員包含作者四名健康受試者，包括ㄧ名女性和三名男性，參加這項研究之蒐集。數據集分為手部及腳部，每次收集都是</w:t>
      </w:r>
      <w:r w:rsidRPr="00F44202">
        <w:rPr>
          <w:rFonts w:ascii="Times New Roman" w:eastAsia="BiauKai" w:hAnsi="Times New Roman" w:cs="Times New Roman"/>
          <w:color w:val="000000" w:themeColor="text1"/>
        </w:rPr>
        <w:t>59</w:t>
      </w:r>
      <w:r w:rsidRPr="00F44202">
        <w:rPr>
          <w:rFonts w:ascii="Times New Roman" w:eastAsia="BiauKai" w:hAnsi="Times New Roman" w:cs="Times New Roman"/>
          <w:color w:val="000000" w:themeColor="text1"/>
        </w:rPr>
        <w:t>秒為一個週期，拿、放與行走的動作會交替進行直到蒐集完畢。數據共</w:t>
      </w:r>
      <w:r w:rsidRPr="00F44202">
        <w:rPr>
          <w:rFonts w:ascii="Times New Roman" w:eastAsia="BiauKai" w:hAnsi="Times New Roman" w:cs="Times New Roman"/>
          <w:color w:val="000000" w:themeColor="text1"/>
        </w:rPr>
        <w:t>274</w:t>
      </w:r>
      <w:r w:rsidRPr="00F44202">
        <w:rPr>
          <w:rFonts w:ascii="Times New Roman" w:eastAsia="BiauKai" w:hAnsi="Times New Roman" w:cs="Times New Roman"/>
          <w:color w:val="000000" w:themeColor="text1"/>
        </w:rPr>
        <w:t>組資料，每一組資料各含有</w:t>
      </w:r>
      <w:r w:rsidRPr="00F44202">
        <w:rPr>
          <w:rFonts w:ascii="Times New Roman" w:eastAsia="BiauKai" w:hAnsi="Times New Roman" w:cs="Times New Roman"/>
          <w:color w:val="000000" w:themeColor="text1"/>
        </w:rPr>
        <w:t>800~1000</w:t>
      </w:r>
      <w:r w:rsidRPr="00F44202">
        <w:rPr>
          <w:rFonts w:ascii="Times New Roman" w:eastAsia="BiauKai" w:hAnsi="Times New Roman" w:cs="Times New Roman"/>
          <w:color w:val="000000" w:themeColor="text1"/>
        </w:rPr>
        <w:t>筆時序性的特徵數據。</w:t>
      </w:r>
    </w:p>
    <w:p w14:paraId="1D08256B" w14:textId="7626FA75" w:rsidR="00D23C8B" w:rsidRPr="00F44202" w:rsidRDefault="00D23C8B" w:rsidP="00D23C8B">
      <w:pPr>
        <w:pStyle w:val="3"/>
        <w:rPr>
          <w:rFonts w:ascii="Times New Roman" w:eastAsia="BiauKai" w:hAnsi="Times New Roman" w:cs="Times New Roman"/>
        </w:rPr>
      </w:pPr>
      <w:bookmarkStart w:id="212" w:name="_Toc129382073"/>
      <w:r w:rsidRPr="00F44202">
        <w:rPr>
          <w:rFonts w:ascii="Times New Roman" w:eastAsia="BiauKai" w:hAnsi="Times New Roman" w:cs="Times New Roman"/>
        </w:rPr>
        <w:t>2.2</w:t>
      </w:r>
      <w:r w:rsidRPr="00F44202">
        <w:rPr>
          <w:rFonts w:ascii="Times New Roman" w:eastAsia="BiauKai" w:hAnsi="Times New Roman" w:cs="Times New Roman"/>
        </w:rPr>
        <w:t>設備</w:t>
      </w:r>
      <w:bookmarkEnd w:id="212"/>
    </w:p>
    <w:p w14:paraId="13841033" w14:textId="4A346221" w:rsidR="00D23C8B" w:rsidRPr="00F44202" w:rsidRDefault="00D23C8B" w:rsidP="00E10B7E">
      <w:pPr>
        <w:ind w:firstLine="480"/>
        <w:jc w:val="both"/>
        <w:rPr>
          <w:rFonts w:ascii="Times New Roman" w:eastAsia="BiauKai" w:hAnsi="Times New Roman" w:cs="Times New Roman"/>
        </w:rPr>
      </w:pPr>
      <w:r w:rsidRPr="00F44202">
        <w:rPr>
          <w:rFonts w:ascii="Times New Roman" w:eastAsia="BiauKai" w:hAnsi="Times New Roman" w:cs="Times New Roman"/>
        </w:rPr>
        <w:t>參與者都配備兩組</w:t>
      </w:r>
      <w:r w:rsidRPr="00F44202">
        <w:rPr>
          <w:rFonts w:ascii="Times New Roman" w:eastAsia="BiauKai" w:hAnsi="Times New Roman" w:cs="Times New Roman"/>
        </w:rPr>
        <w:t xml:space="preserve"> IMU(Inertial Measurement Unit)</w:t>
      </w:r>
      <w:r w:rsidRPr="00F44202">
        <w:rPr>
          <w:rFonts w:ascii="Times New Roman" w:eastAsia="BiauKai" w:hAnsi="Times New Roman" w:cs="Times New Roman"/>
        </w:rPr>
        <w:t>內含各種複雜的資訊，包括三軸陀螺儀、三方向加速度計</w:t>
      </w:r>
      <w:r w:rsidRPr="00F44202">
        <w:rPr>
          <w:rFonts w:ascii="Times New Roman" w:eastAsia="BiauKai" w:hAnsi="Times New Roman" w:cs="Times New Roman"/>
        </w:rPr>
        <w:t>(Accelerometer)</w:t>
      </w:r>
      <w:r w:rsidRPr="00F44202">
        <w:rPr>
          <w:rFonts w:ascii="Times New Roman" w:eastAsia="BiauKai" w:hAnsi="Times New Roman" w:cs="Times New Roman"/>
        </w:rPr>
        <w:t>及三方向磁場儀</w:t>
      </w:r>
      <w:r w:rsidRPr="00F44202">
        <w:rPr>
          <w:rFonts w:ascii="Times New Roman" w:eastAsia="BiauKai" w:hAnsi="Times New Roman" w:cs="Times New Roman"/>
        </w:rPr>
        <w:t>(Magnetic)</w:t>
      </w:r>
      <w:r w:rsidRPr="00F44202">
        <w:rPr>
          <w:rFonts w:ascii="Times New Roman" w:eastAsia="BiauKai" w:hAnsi="Times New Roman" w:cs="Times New Roman"/>
        </w:rPr>
        <w:t>，將以上三者結合成</w:t>
      </w:r>
      <w:r w:rsidRPr="00F44202">
        <w:rPr>
          <w:rFonts w:ascii="Times New Roman" w:eastAsia="BiauKai" w:hAnsi="Times New Roman" w:cs="Times New Roman"/>
        </w:rPr>
        <w:t>ESP32</w:t>
      </w:r>
      <w:r w:rsidRPr="00F44202">
        <w:rPr>
          <w:rFonts w:ascii="Times New Roman" w:eastAsia="BiauKai" w:hAnsi="Times New Roman" w:cs="Times New Roman"/>
        </w:rPr>
        <w:t>，安裝在受測者的右手腕和左腳的位置如圖一所示來測量數據。以</w:t>
      </w:r>
      <w:r w:rsidRPr="00F44202">
        <w:rPr>
          <w:rFonts w:ascii="Times New Roman" w:eastAsia="BiauKai" w:hAnsi="Times New Roman" w:cs="Times New Roman"/>
        </w:rPr>
        <w:t xml:space="preserve"> 20 Hz </w:t>
      </w:r>
      <w:r w:rsidRPr="00F44202">
        <w:rPr>
          <w:rFonts w:ascii="Times New Roman" w:eastAsia="BiauKai" w:hAnsi="Times New Roman" w:cs="Times New Roman"/>
        </w:rPr>
        <w:t>的採樣率進行測量，再以藍芽</w:t>
      </w:r>
      <w:r w:rsidRPr="00F44202">
        <w:rPr>
          <w:rFonts w:ascii="Times New Roman" w:eastAsia="BiauKai" w:hAnsi="Times New Roman" w:cs="Times New Roman"/>
        </w:rPr>
        <w:t>HC– 05</w:t>
      </w:r>
      <w:r w:rsidRPr="00F44202">
        <w:rPr>
          <w:rFonts w:ascii="Times New Roman" w:eastAsia="BiauKai" w:hAnsi="Times New Roman" w:cs="Times New Roman"/>
        </w:rPr>
        <w:t>傳送接收的數據。</w:t>
      </w:r>
    </w:p>
    <w:p w14:paraId="56A566A7" w14:textId="77777777" w:rsidR="00A27691" w:rsidRPr="00F44202" w:rsidRDefault="00A27691" w:rsidP="00A27691">
      <w:pPr>
        <w:jc w:val="both"/>
        <w:rPr>
          <w:rFonts w:ascii="Times New Roman" w:eastAsia="BiauKai" w:hAnsi="Times New Roman" w:cs="Times New Roman"/>
        </w:rPr>
      </w:pPr>
    </w:p>
    <w:p w14:paraId="78C83A73"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noProof/>
        </w:rPr>
        <w:drawing>
          <wp:inline distT="0" distB="0" distL="0" distR="0" wp14:anchorId="41C80049" wp14:editId="30BFC2F1">
            <wp:extent cx="1947437" cy="1465545"/>
            <wp:effectExtent l="0" t="0" r="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7127" cy="1487888"/>
                    </a:xfrm>
                    <a:prstGeom prst="rect">
                      <a:avLst/>
                    </a:prstGeom>
                  </pic:spPr>
                </pic:pic>
              </a:graphicData>
            </a:graphic>
          </wp:inline>
        </w:drawing>
      </w:r>
      <w:r w:rsidRPr="00F44202">
        <w:rPr>
          <w:rFonts w:ascii="Times New Roman" w:eastAsia="BiauKai" w:hAnsi="Times New Roman" w:cs="Times New Roman"/>
        </w:rPr>
        <w:t xml:space="preserve">                 </w:t>
      </w:r>
      <w:r w:rsidRPr="00F44202">
        <w:rPr>
          <w:rFonts w:ascii="Times New Roman" w:eastAsia="BiauKai" w:hAnsi="Times New Roman" w:cs="Times New Roman"/>
          <w:noProof/>
        </w:rPr>
        <w:drawing>
          <wp:inline distT="0" distB="0" distL="0" distR="0" wp14:anchorId="47A669E6" wp14:editId="563967EE">
            <wp:extent cx="1878427" cy="1453019"/>
            <wp:effectExtent l="0" t="0" r="7620" b="0"/>
            <wp:docPr id="10" name="圖片 10" descr="一張含有 配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配件 的圖片&#10;&#10;自動產生的描述"/>
                    <pic:cNvPicPr/>
                  </pic:nvPicPr>
                  <pic:blipFill>
                    <a:blip r:embed="rId11"/>
                    <a:stretch>
                      <a:fillRect/>
                    </a:stretch>
                  </pic:blipFill>
                  <pic:spPr>
                    <a:xfrm>
                      <a:off x="0" y="0"/>
                      <a:ext cx="1926903" cy="1490517"/>
                    </a:xfrm>
                    <a:prstGeom prst="rect">
                      <a:avLst/>
                    </a:prstGeom>
                  </pic:spPr>
                </pic:pic>
              </a:graphicData>
            </a:graphic>
          </wp:inline>
        </w:drawing>
      </w:r>
    </w:p>
    <w:p w14:paraId="34774570" w14:textId="15A05013" w:rsidR="00D23C8B" w:rsidRPr="00F44202" w:rsidRDefault="00D23C8B" w:rsidP="00D23C8B">
      <w:pPr>
        <w:rPr>
          <w:rFonts w:ascii="Times New Roman" w:eastAsia="BiauKai" w:hAnsi="Times New Roman" w:cs="Times New Roman"/>
        </w:rPr>
      </w:pPr>
      <w:r w:rsidRPr="00F44202" w:rsidDel="00721788">
        <w:rPr>
          <w:rFonts w:ascii="Times New Roman" w:eastAsia="BiauKai" w:hAnsi="Times New Roman" w:cs="Times New Roman"/>
        </w:rPr>
        <w:t xml:space="preserve"> </w:t>
      </w:r>
      <w:r w:rsidRPr="00F44202">
        <w:rPr>
          <w:rFonts w:ascii="Times New Roman" w:eastAsia="BiauKai" w:hAnsi="Times New Roman" w:cs="Times New Roman"/>
        </w:rPr>
        <w:t>(a)</w:t>
      </w:r>
      <w:r w:rsidRPr="00F44202">
        <w:rPr>
          <w:rFonts w:ascii="Times New Roman" w:eastAsia="BiauKai" w:hAnsi="Times New Roman" w:cs="Times New Roman"/>
        </w:rPr>
        <w:t>手部裝置</w:t>
      </w:r>
      <w:r w:rsidRPr="00F44202">
        <w:rPr>
          <w:rFonts w:ascii="Times New Roman" w:eastAsia="BiauKai" w:hAnsi="Times New Roman" w:cs="Times New Roman"/>
        </w:rPr>
        <w:t xml:space="preserve">            </w:t>
      </w:r>
      <w:r w:rsidRPr="00F44202">
        <w:rPr>
          <w:rFonts w:ascii="Times New Roman" w:eastAsia="BiauKai" w:hAnsi="Times New Roman" w:cs="Times New Roman"/>
        </w:rPr>
        <w:t xml:space="preserve">　　　　　　　　</w:t>
      </w:r>
      <w:r w:rsidRPr="00F44202">
        <w:rPr>
          <w:rFonts w:ascii="Times New Roman" w:eastAsia="BiauKai" w:hAnsi="Times New Roman" w:cs="Times New Roman"/>
        </w:rPr>
        <w:t xml:space="preserve">    (b)</w:t>
      </w:r>
      <w:r w:rsidRPr="00F44202">
        <w:rPr>
          <w:rFonts w:ascii="Times New Roman" w:eastAsia="BiauKai" w:hAnsi="Times New Roman" w:cs="Times New Roman"/>
        </w:rPr>
        <w:t>腳部裝置</w:t>
      </w:r>
    </w:p>
    <w:p w14:paraId="422CA405" w14:textId="77777777" w:rsidR="00F03D53" w:rsidRPr="00F44202" w:rsidRDefault="00F03D53" w:rsidP="00D23C8B">
      <w:pPr>
        <w:rPr>
          <w:rFonts w:ascii="Times New Roman" w:eastAsia="BiauKai" w:hAnsi="Times New Roman" w:cs="Times New Roman"/>
        </w:rPr>
      </w:pPr>
    </w:p>
    <w:p w14:paraId="6CB8A1A6" w14:textId="5904B511" w:rsidR="00A27691" w:rsidRPr="00F44202" w:rsidRDefault="00D23C8B" w:rsidP="00F03D53">
      <w:pPr>
        <w:jc w:val="center"/>
        <w:rPr>
          <w:rFonts w:ascii="Times New Roman" w:eastAsia="BiauKai" w:hAnsi="Times New Roman" w:cs="Times New Roman"/>
        </w:rPr>
      </w:pPr>
      <w:r w:rsidRPr="00F44202">
        <w:rPr>
          <w:rFonts w:ascii="Times New Roman" w:eastAsia="BiauKai" w:hAnsi="Times New Roman" w:cs="Times New Roman"/>
        </w:rPr>
        <w:t>圖一、感測器穿戴位置圖</w:t>
      </w:r>
    </w:p>
    <w:p w14:paraId="22D58D37" w14:textId="77777777" w:rsidR="00F03D53" w:rsidRPr="00F44202" w:rsidRDefault="00F03D53" w:rsidP="00F03D53">
      <w:pPr>
        <w:pStyle w:val="figure"/>
        <w:framePr w:w="0" w:hRule="auto" w:hSpace="0" w:wrap="auto" w:vAnchor="margin" w:hAnchor="text" w:xAlign="left" w:yAlign="inline"/>
      </w:pPr>
      <w:r w:rsidRPr="00F44202">
        <w:rPr>
          <w:noProof/>
        </w:rPr>
        <w:lastRenderedPageBreak/>
        <w:drawing>
          <wp:inline distT="0" distB="0" distL="0" distR="0" wp14:anchorId="4CA95083" wp14:editId="16828E47">
            <wp:extent cx="1647967" cy="1236066"/>
            <wp:effectExtent l="0" t="0" r="0" b="2540"/>
            <wp:docPr id="5" name="圖片 5" descr="一張含有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電子用品, 電路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5809" cy="1256949"/>
                    </a:xfrm>
                    <a:prstGeom prst="rect">
                      <a:avLst/>
                    </a:prstGeom>
                  </pic:spPr>
                </pic:pic>
              </a:graphicData>
            </a:graphic>
          </wp:inline>
        </w:drawing>
      </w:r>
      <w:r w:rsidRPr="00F44202">
        <w:t xml:space="preserve">  </w:t>
      </w:r>
      <w:r w:rsidRPr="00F44202">
        <w:rPr>
          <w:noProof/>
        </w:rPr>
        <w:drawing>
          <wp:inline distT="0" distB="0" distL="0" distR="0" wp14:anchorId="299907B8" wp14:editId="6EC9F415">
            <wp:extent cx="1108253" cy="1108253"/>
            <wp:effectExtent l="0" t="0" r="0" b="0"/>
            <wp:docPr id="6" name="圖片 6" descr="一張含有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電子用品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1216" cy="1121216"/>
                    </a:xfrm>
                    <a:prstGeom prst="rect">
                      <a:avLst/>
                    </a:prstGeom>
                  </pic:spPr>
                </pic:pic>
              </a:graphicData>
            </a:graphic>
          </wp:inline>
        </w:drawing>
      </w:r>
      <w:r w:rsidRPr="00F44202">
        <w:t xml:space="preserve">   </w:t>
      </w:r>
      <w:r w:rsidRPr="00F44202">
        <w:rPr>
          <w:noProof/>
        </w:rPr>
        <w:drawing>
          <wp:inline distT="0" distB="0" distL="0" distR="0" wp14:anchorId="54A5CC74" wp14:editId="77A15DAC">
            <wp:extent cx="1946910" cy="1459524"/>
            <wp:effectExtent l="0" t="0" r="0" b="7620"/>
            <wp:docPr id="49" name="圖片 48">
              <a:extLst xmlns:a="http://schemas.openxmlformats.org/drawingml/2006/main">
                <a:ext uri="{FF2B5EF4-FFF2-40B4-BE49-F238E27FC236}">
                  <a16:creationId xmlns:a16="http://schemas.microsoft.com/office/drawing/2014/main" id="{F4700E0A-2C3D-B795-DCBA-396DF613A7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8">
                      <a:extLst>
                        <a:ext uri="{FF2B5EF4-FFF2-40B4-BE49-F238E27FC236}">
                          <a16:creationId xmlns:a16="http://schemas.microsoft.com/office/drawing/2014/main" id="{F4700E0A-2C3D-B795-DCBA-396DF613A74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6910" cy="1459524"/>
                    </a:xfrm>
                    <a:prstGeom prst="rect">
                      <a:avLst/>
                    </a:prstGeom>
                  </pic:spPr>
                </pic:pic>
              </a:graphicData>
            </a:graphic>
          </wp:inline>
        </w:drawing>
      </w:r>
    </w:p>
    <w:p w14:paraId="75973984" w14:textId="77777777" w:rsidR="00F03D53" w:rsidRPr="00F44202" w:rsidRDefault="00F03D53" w:rsidP="00F03D53">
      <w:pPr>
        <w:pStyle w:val="figure"/>
        <w:framePr w:w="0" w:hRule="auto" w:hSpace="0" w:wrap="auto" w:vAnchor="margin" w:hAnchor="text" w:xAlign="left" w:yAlign="inline"/>
      </w:pPr>
      <w:r w:rsidRPr="00F44202">
        <w:t xml:space="preserve">   (a)BLE Sense        </w:t>
      </w:r>
      <w:proofErr w:type="gramStart"/>
      <w:r w:rsidRPr="00F44202">
        <w:t xml:space="preserve"> </w:t>
      </w:r>
      <w:r w:rsidRPr="00F44202">
        <w:t xml:space="preserve">　</w:t>
      </w:r>
      <w:r w:rsidRPr="00F44202">
        <w:t xml:space="preserve"> (</w:t>
      </w:r>
      <w:proofErr w:type="gramEnd"/>
      <w:r w:rsidRPr="00F44202">
        <w:t>b)OV7670      (c) OV7670</w:t>
      </w:r>
      <w:r w:rsidRPr="00F44202">
        <w:t>與</w:t>
      </w:r>
      <w:r w:rsidRPr="00F44202">
        <w:t xml:space="preserve">BLE </w:t>
      </w:r>
      <w:proofErr w:type="spellStart"/>
      <w:r w:rsidRPr="00F44202">
        <w:t>Sense</w:t>
      </w:r>
      <w:r w:rsidRPr="00F44202">
        <w:t>對接圖</w:t>
      </w:r>
      <w:proofErr w:type="spellEnd"/>
    </w:p>
    <w:p w14:paraId="4586622E" w14:textId="77777777" w:rsidR="00F03D53" w:rsidRPr="00F44202" w:rsidRDefault="00F03D53" w:rsidP="00F03D53">
      <w:pPr>
        <w:pStyle w:val="figure"/>
        <w:framePr w:w="0" w:hRule="auto" w:hSpace="0" w:wrap="auto" w:vAnchor="margin" w:hAnchor="text" w:xAlign="left" w:yAlign="inline"/>
      </w:pPr>
    </w:p>
    <w:p w14:paraId="4F7167D6" w14:textId="77777777" w:rsidR="00F03D53" w:rsidRPr="00F44202" w:rsidRDefault="00F03D53" w:rsidP="00F03D53">
      <w:pPr>
        <w:pStyle w:val="figure"/>
        <w:framePr w:w="0" w:hRule="auto" w:hSpace="0" w:wrap="auto" w:vAnchor="margin" w:hAnchor="text" w:xAlign="left" w:yAlign="inline"/>
        <w:jc w:val="center"/>
      </w:pPr>
      <w:proofErr w:type="spellStart"/>
      <w:r w:rsidRPr="00F44202">
        <w:t>圖二、小型相機系統圖</w:t>
      </w:r>
      <w:proofErr w:type="spellEnd"/>
    </w:p>
    <w:p w14:paraId="11C4866A" w14:textId="49AF2EFC" w:rsidR="00D23C8B" w:rsidRPr="00F44202" w:rsidRDefault="00D23C8B" w:rsidP="00D23C8B">
      <w:pPr>
        <w:rPr>
          <w:rFonts w:ascii="Times New Roman" w:eastAsia="BiauKai" w:hAnsi="Times New Roman" w:cs="Times New Roman"/>
          <w:u w:val="words"/>
        </w:rPr>
      </w:pPr>
    </w:p>
    <w:p w14:paraId="3B65470E" w14:textId="77777777" w:rsidR="00D23C8B" w:rsidRPr="00F44202" w:rsidRDefault="00D23C8B" w:rsidP="00A27691">
      <w:pPr>
        <w:jc w:val="both"/>
        <w:rPr>
          <w:rFonts w:ascii="Times New Roman" w:eastAsia="BiauKai" w:hAnsi="Times New Roman" w:cs="Times New Roman"/>
        </w:rPr>
      </w:pPr>
      <w:r w:rsidRPr="00F44202">
        <w:rPr>
          <w:rFonts w:ascii="Times New Roman" w:eastAsia="BiauKai" w:hAnsi="Times New Roman" w:cs="Times New Roman"/>
        </w:rPr>
        <w:t xml:space="preserve">　　在小型相機系統中</w:t>
      </w:r>
      <w:r w:rsidRPr="00F44202">
        <w:rPr>
          <w:rFonts w:ascii="Times New Roman" w:eastAsia="BiauKai" w:hAnsi="Times New Roman" w:cs="Times New Roman"/>
        </w:rPr>
        <w:t>(</w:t>
      </w:r>
      <w:r w:rsidRPr="00F44202">
        <w:rPr>
          <w:rFonts w:ascii="Times New Roman" w:eastAsia="BiauKai" w:hAnsi="Times New Roman" w:cs="Times New Roman"/>
        </w:rPr>
        <w:t>如圖二所示</w:t>
      </w:r>
      <w:r w:rsidRPr="00F44202">
        <w:rPr>
          <w:rFonts w:ascii="Times New Roman" w:eastAsia="BiauKai" w:hAnsi="Times New Roman" w:cs="Times New Roman"/>
        </w:rPr>
        <w:t>)</w:t>
      </w:r>
      <w:r w:rsidRPr="00F44202">
        <w:rPr>
          <w:rFonts w:ascii="Times New Roman" w:eastAsia="BiauKai" w:hAnsi="Times New Roman" w:cs="Times New Roman"/>
        </w:rPr>
        <w:t>，我們使用</w:t>
      </w:r>
      <w:r w:rsidRPr="00F44202">
        <w:rPr>
          <w:rFonts w:ascii="Times New Roman" w:eastAsia="BiauKai" w:hAnsi="Times New Roman" w:cs="Times New Roman"/>
        </w:rPr>
        <w:t xml:space="preserve">Arduino Nano 33 BLE Sense </w:t>
      </w:r>
      <w:r w:rsidRPr="00F44202">
        <w:rPr>
          <w:rFonts w:ascii="Times New Roman" w:eastAsia="BiauKai" w:hAnsi="Times New Roman" w:cs="Times New Roman"/>
        </w:rPr>
        <w:t>搭配</w:t>
      </w:r>
      <w:r w:rsidRPr="00F44202">
        <w:rPr>
          <w:rFonts w:ascii="Times New Roman" w:eastAsia="BiauKai" w:hAnsi="Times New Roman" w:cs="Times New Roman"/>
        </w:rPr>
        <w:t>OV7670</w:t>
      </w:r>
      <w:r w:rsidRPr="00F44202">
        <w:rPr>
          <w:rFonts w:ascii="Times New Roman" w:eastAsia="BiauKai" w:hAnsi="Times New Roman" w:cs="Times New Roman"/>
        </w:rPr>
        <w:t>攝像頭模組進行視覺化的相關應用。</w:t>
      </w:r>
      <w:r w:rsidRPr="00F44202">
        <w:rPr>
          <w:rFonts w:ascii="Times New Roman" w:eastAsia="BiauKai" w:hAnsi="Times New Roman" w:cs="Times New Roman"/>
        </w:rPr>
        <w:t xml:space="preserve">Arduino Nano 33 BLE Sense </w:t>
      </w:r>
      <w:r w:rsidRPr="00F44202">
        <w:rPr>
          <w:rFonts w:ascii="Times New Roman" w:eastAsia="BiauKai" w:hAnsi="Times New Roman" w:cs="Times New Roman"/>
        </w:rPr>
        <w:t>具有與</w:t>
      </w:r>
      <w:r w:rsidRPr="00F44202">
        <w:rPr>
          <w:rFonts w:ascii="Times New Roman" w:eastAsia="BiauKai" w:hAnsi="Times New Roman" w:cs="Times New Roman"/>
        </w:rPr>
        <w:t>Arduino IDE</w:t>
      </w:r>
      <w:r w:rsidRPr="00F44202">
        <w:rPr>
          <w:rFonts w:ascii="Times New Roman" w:eastAsia="BiauKai" w:hAnsi="Times New Roman" w:cs="Times New Roman"/>
        </w:rPr>
        <w:t>在線和離線完全兼容的架構。該板還具有九軸慣性測量單元（</w:t>
      </w:r>
      <w:r w:rsidRPr="00F44202">
        <w:rPr>
          <w:rFonts w:ascii="Times New Roman" w:eastAsia="BiauKai" w:hAnsi="Times New Roman" w:cs="Times New Roman"/>
        </w:rPr>
        <w:t>IMU</w:t>
      </w:r>
      <w:r w:rsidRPr="00F44202">
        <w:rPr>
          <w:rFonts w:ascii="Times New Roman" w:eastAsia="BiauKai" w:hAnsi="Times New Roman" w:cs="Times New Roman"/>
        </w:rPr>
        <w:t>），溫度、壓力、濕度、光線、顏色甚至手勢傳感器，並通過專門的函數庫進行管理。本研究選擇使用</w:t>
      </w:r>
      <w:r w:rsidRPr="00F44202">
        <w:rPr>
          <w:rFonts w:ascii="Times New Roman" w:eastAsia="BiauKai" w:hAnsi="Times New Roman" w:cs="Times New Roman"/>
        </w:rPr>
        <w:t>BLE Sense</w:t>
      </w:r>
      <w:r w:rsidRPr="00F44202">
        <w:rPr>
          <w:rFonts w:ascii="Times New Roman" w:eastAsia="BiauKai" w:hAnsi="Times New Roman" w:cs="Times New Roman"/>
        </w:rPr>
        <w:t>，因它具有充足的儲存空間，適合處理大量拍下的照片。再者，</w:t>
      </w:r>
      <w:r w:rsidRPr="00F44202">
        <w:rPr>
          <w:rFonts w:ascii="Times New Roman" w:eastAsia="BiauKai" w:hAnsi="Times New Roman" w:cs="Times New Roman"/>
        </w:rPr>
        <w:t xml:space="preserve">Arduino Nano  BLE Sense </w:t>
      </w:r>
      <w:r w:rsidRPr="00F44202">
        <w:rPr>
          <w:rFonts w:ascii="Times New Roman" w:eastAsia="BiauKai" w:hAnsi="Times New Roman" w:cs="Times New Roman"/>
        </w:rPr>
        <w:t>如圖二</w:t>
      </w:r>
      <w:r w:rsidRPr="00F44202">
        <w:rPr>
          <w:rFonts w:ascii="Times New Roman" w:eastAsia="BiauKai" w:hAnsi="Times New Roman" w:cs="Times New Roman"/>
        </w:rPr>
        <w:t>(a)</w:t>
      </w:r>
      <w:r w:rsidRPr="00F44202">
        <w:rPr>
          <w:rFonts w:ascii="Times New Roman" w:eastAsia="BiauKai" w:hAnsi="Times New Roman" w:cs="Times New Roman"/>
        </w:rPr>
        <w:t>擁有強大功能</w:t>
      </w:r>
      <w:r w:rsidRPr="00F44202">
        <w:rPr>
          <w:rFonts w:ascii="Times New Roman" w:eastAsia="BiauKai" w:hAnsi="Times New Roman" w:cs="Times New Roman"/>
        </w:rPr>
        <w:t>Cortex M4F</w:t>
      </w:r>
      <w:r w:rsidRPr="00F44202">
        <w:rPr>
          <w:rFonts w:ascii="Times New Roman" w:eastAsia="BiauKai" w:hAnsi="Times New Roman" w:cs="Times New Roman"/>
        </w:rPr>
        <w:t>的</w:t>
      </w:r>
      <w:r w:rsidRPr="00F44202">
        <w:rPr>
          <w:rFonts w:ascii="Times New Roman" w:eastAsia="BiauKai" w:hAnsi="Times New Roman" w:cs="Times New Roman"/>
        </w:rPr>
        <w:t>Nordic nRF52840</w:t>
      </w:r>
      <w:r w:rsidRPr="00F44202">
        <w:rPr>
          <w:rFonts w:ascii="Times New Roman" w:eastAsia="BiauKai" w:hAnsi="Times New Roman" w:cs="Times New Roman"/>
        </w:rPr>
        <w:t>處理器，具有與</w:t>
      </w:r>
      <w:r w:rsidRPr="00F44202">
        <w:rPr>
          <w:rFonts w:ascii="Times New Roman" w:eastAsia="BiauKai" w:hAnsi="Times New Roman" w:cs="Times New Roman"/>
        </w:rPr>
        <w:t>Arduino IDE</w:t>
      </w:r>
      <w:r w:rsidRPr="00F44202">
        <w:rPr>
          <w:rFonts w:ascii="Times New Roman" w:eastAsia="BiauKai" w:hAnsi="Times New Roman" w:cs="Times New Roman"/>
        </w:rPr>
        <w:t>完全兼容的架構，因此選擇它與</w:t>
      </w:r>
      <w:r w:rsidRPr="00F44202">
        <w:rPr>
          <w:rFonts w:ascii="Times New Roman" w:eastAsia="BiauKai" w:hAnsi="Times New Roman" w:cs="Times New Roman"/>
        </w:rPr>
        <w:t xml:space="preserve">OV7670 </w:t>
      </w:r>
      <w:r w:rsidRPr="00F44202">
        <w:rPr>
          <w:rFonts w:ascii="Times New Roman" w:eastAsia="BiauKai" w:hAnsi="Times New Roman" w:cs="Times New Roman"/>
        </w:rPr>
        <w:t>如圖二</w:t>
      </w:r>
      <w:r w:rsidRPr="00F44202">
        <w:rPr>
          <w:rFonts w:ascii="Times New Roman" w:eastAsia="BiauKai" w:hAnsi="Times New Roman" w:cs="Times New Roman"/>
        </w:rPr>
        <w:t>(b)</w:t>
      </w:r>
      <w:r w:rsidRPr="00F44202">
        <w:rPr>
          <w:rFonts w:ascii="Times New Roman" w:eastAsia="BiauKai" w:hAnsi="Times New Roman" w:cs="Times New Roman"/>
        </w:rPr>
        <w:t>搭配使用。如表</w:t>
      </w:r>
      <w:r w:rsidRPr="00F44202">
        <w:rPr>
          <w:rFonts w:ascii="Times New Roman" w:eastAsia="BiauKai" w:hAnsi="Times New Roman" w:cs="Times New Roman"/>
        </w:rPr>
        <w:t>3</w:t>
      </w:r>
      <w:r w:rsidRPr="00F44202">
        <w:rPr>
          <w:rFonts w:ascii="Times New Roman" w:eastAsia="BiauKai" w:hAnsi="Times New Roman" w:cs="Times New Roman"/>
        </w:rPr>
        <w:t>為</w:t>
      </w:r>
      <w:r w:rsidRPr="00F44202">
        <w:rPr>
          <w:rFonts w:ascii="Times New Roman" w:eastAsia="BiauKai" w:hAnsi="Times New Roman" w:cs="Times New Roman"/>
        </w:rPr>
        <w:t>OV7670</w:t>
      </w:r>
      <w:r w:rsidRPr="00F44202">
        <w:rPr>
          <w:rFonts w:ascii="Times New Roman" w:eastAsia="BiauKai" w:hAnsi="Times New Roman" w:cs="Times New Roman"/>
        </w:rPr>
        <w:t>與</w:t>
      </w:r>
      <w:r w:rsidRPr="00F44202">
        <w:rPr>
          <w:rFonts w:ascii="Times New Roman" w:eastAsia="BiauKai" w:hAnsi="Times New Roman" w:cs="Times New Roman"/>
        </w:rPr>
        <w:t>Arduino Nano 33 BLE Sense</w:t>
      </w:r>
      <w:r w:rsidRPr="00F44202">
        <w:rPr>
          <w:rFonts w:ascii="Times New Roman" w:eastAsia="BiauKai" w:hAnsi="Times New Roman" w:cs="Times New Roman"/>
        </w:rPr>
        <w:t>接線對照表。圖二</w:t>
      </w:r>
      <w:r w:rsidRPr="00F44202">
        <w:rPr>
          <w:rFonts w:ascii="Times New Roman" w:eastAsia="BiauKai" w:hAnsi="Times New Roman" w:cs="Times New Roman"/>
        </w:rPr>
        <w:t>(c)</w:t>
      </w:r>
      <w:r w:rsidRPr="00F44202">
        <w:rPr>
          <w:rFonts w:ascii="Times New Roman" w:eastAsia="BiauKai" w:hAnsi="Times New Roman" w:cs="Times New Roman"/>
        </w:rPr>
        <w:t>為</w:t>
      </w:r>
      <w:r w:rsidRPr="00F44202">
        <w:rPr>
          <w:rFonts w:ascii="Times New Roman" w:eastAsia="BiauKai" w:hAnsi="Times New Roman" w:cs="Times New Roman"/>
        </w:rPr>
        <w:t xml:space="preserve">Arduino Nano 33 BLE Sense </w:t>
      </w:r>
      <w:r w:rsidRPr="00F44202">
        <w:rPr>
          <w:rFonts w:ascii="Times New Roman" w:eastAsia="BiauKai" w:hAnsi="Times New Roman" w:cs="Times New Roman"/>
        </w:rPr>
        <w:t>與</w:t>
      </w:r>
      <w:r w:rsidRPr="00F44202">
        <w:rPr>
          <w:rFonts w:ascii="Times New Roman" w:eastAsia="BiauKai" w:hAnsi="Times New Roman" w:cs="Times New Roman"/>
        </w:rPr>
        <w:t>OV7670</w:t>
      </w:r>
      <w:r w:rsidRPr="00F44202">
        <w:rPr>
          <w:rFonts w:ascii="Times New Roman" w:eastAsia="BiauKai" w:hAnsi="Times New Roman" w:cs="Times New Roman"/>
        </w:rPr>
        <w:t>攝像頭對接圖。</w:t>
      </w:r>
    </w:p>
    <w:p w14:paraId="3763C6EB" w14:textId="1F0AC8DA" w:rsidR="00D23C8B" w:rsidRPr="00F44202" w:rsidRDefault="00D23C8B" w:rsidP="00D23C8B">
      <w:pPr>
        <w:rPr>
          <w:rFonts w:ascii="Times New Roman" w:eastAsia="BiauKai" w:hAnsi="Times New Roman" w:cs="Times New Roman"/>
        </w:rPr>
      </w:pPr>
    </w:p>
    <w:tbl>
      <w:tblPr>
        <w:tblStyle w:val="12"/>
        <w:tblW w:w="0" w:type="auto"/>
        <w:tblLook w:val="04A0" w:firstRow="1" w:lastRow="0" w:firstColumn="1" w:lastColumn="0" w:noHBand="0" w:noVBand="1"/>
      </w:tblPr>
      <w:tblGrid>
        <w:gridCol w:w="2086"/>
        <w:gridCol w:w="2087"/>
        <w:gridCol w:w="2085"/>
        <w:gridCol w:w="2038"/>
      </w:tblGrid>
      <w:tr w:rsidR="00D23C8B" w:rsidRPr="00F44202" w14:paraId="18323231" w14:textId="77777777" w:rsidTr="00B91FA8">
        <w:tc>
          <w:tcPr>
            <w:tcW w:w="2086" w:type="dxa"/>
            <w:vAlign w:val="center"/>
          </w:tcPr>
          <w:p w14:paraId="09D2EF41"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b/>
                <w:bCs/>
              </w:rPr>
              <w:t>OV7670 Pin Name</w:t>
            </w:r>
          </w:p>
        </w:tc>
        <w:tc>
          <w:tcPr>
            <w:tcW w:w="2087" w:type="dxa"/>
            <w:vAlign w:val="center"/>
          </w:tcPr>
          <w:p w14:paraId="7C3147D5"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b/>
                <w:bCs/>
              </w:rPr>
              <w:t>OV7670 Pin Number</w:t>
            </w:r>
          </w:p>
        </w:tc>
        <w:tc>
          <w:tcPr>
            <w:tcW w:w="2085" w:type="dxa"/>
            <w:vAlign w:val="center"/>
          </w:tcPr>
          <w:p w14:paraId="099DB191"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b/>
                <w:bCs/>
              </w:rPr>
              <w:t>BLE Sense Pin Name</w:t>
            </w:r>
          </w:p>
        </w:tc>
        <w:tc>
          <w:tcPr>
            <w:tcW w:w="2038" w:type="dxa"/>
            <w:vAlign w:val="center"/>
          </w:tcPr>
          <w:p w14:paraId="01B1AC78"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b/>
                <w:bCs/>
              </w:rPr>
              <w:t>備註</w:t>
            </w:r>
          </w:p>
        </w:tc>
      </w:tr>
      <w:tr w:rsidR="00D23C8B" w:rsidRPr="00F44202" w14:paraId="46220F08" w14:textId="77777777" w:rsidTr="00B91FA8">
        <w:tc>
          <w:tcPr>
            <w:tcW w:w="2086" w:type="dxa"/>
            <w:vAlign w:val="center"/>
          </w:tcPr>
          <w:p w14:paraId="58BC36ED"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3.3V</w:t>
            </w:r>
          </w:p>
        </w:tc>
        <w:tc>
          <w:tcPr>
            <w:tcW w:w="2087" w:type="dxa"/>
            <w:vAlign w:val="center"/>
          </w:tcPr>
          <w:p w14:paraId="47940A9F"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01</w:t>
            </w:r>
          </w:p>
        </w:tc>
        <w:tc>
          <w:tcPr>
            <w:tcW w:w="2085" w:type="dxa"/>
            <w:vAlign w:val="center"/>
          </w:tcPr>
          <w:p w14:paraId="15685E84"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3.3V</w:t>
            </w:r>
          </w:p>
        </w:tc>
        <w:tc>
          <w:tcPr>
            <w:tcW w:w="2038" w:type="dxa"/>
            <w:vAlign w:val="center"/>
          </w:tcPr>
          <w:p w14:paraId="5FFE9EE1" w14:textId="77777777" w:rsidR="00D23C8B" w:rsidRPr="00F44202" w:rsidRDefault="00D23C8B" w:rsidP="00D23C8B">
            <w:pPr>
              <w:rPr>
                <w:rFonts w:ascii="Times New Roman" w:eastAsia="BiauKai" w:hAnsi="Times New Roman" w:cs="Times New Roman"/>
              </w:rPr>
            </w:pPr>
          </w:p>
        </w:tc>
      </w:tr>
      <w:tr w:rsidR="00D23C8B" w:rsidRPr="00F44202" w14:paraId="1C3EA6BD" w14:textId="77777777" w:rsidTr="00B91FA8">
        <w:tc>
          <w:tcPr>
            <w:tcW w:w="2086" w:type="dxa"/>
            <w:vAlign w:val="center"/>
          </w:tcPr>
          <w:p w14:paraId="23A771F6"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GND</w:t>
            </w:r>
          </w:p>
        </w:tc>
        <w:tc>
          <w:tcPr>
            <w:tcW w:w="2087" w:type="dxa"/>
            <w:vAlign w:val="center"/>
          </w:tcPr>
          <w:p w14:paraId="69CBABDA"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02</w:t>
            </w:r>
          </w:p>
        </w:tc>
        <w:tc>
          <w:tcPr>
            <w:tcW w:w="2085" w:type="dxa"/>
            <w:vAlign w:val="center"/>
          </w:tcPr>
          <w:p w14:paraId="458CC0F5"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GND</w:t>
            </w:r>
          </w:p>
        </w:tc>
        <w:tc>
          <w:tcPr>
            <w:tcW w:w="2038" w:type="dxa"/>
            <w:vAlign w:val="center"/>
          </w:tcPr>
          <w:p w14:paraId="43D34D06"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任一個</w:t>
            </w:r>
            <w:r w:rsidRPr="00F44202">
              <w:rPr>
                <w:rFonts w:ascii="Times New Roman" w:eastAsia="BiauKai" w:hAnsi="Times New Roman" w:cs="Times New Roman"/>
              </w:rPr>
              <w:t>GND</w:t>
            </w:r>
            <w:r w:rsidRPr="00F44202">
              <w:rPr>
                <w:rFonts w:ascii="Times New Roman" w:eastAsia="BiauKai" w:hAnsi="Times New Roman" w:cs="Times New Roman"/>
              </w:rPr>
              <w:t>皆可</w:t>
            </w:r>
          </w:p>
        </w:tc>
      </w:tr>
      <w:tr w:rsidR="00D23C8B" w:rsidRPr="00F44202" w14:paraId="183B258A" w14:textId="77777777" w:rsidTr="00B91FA8">
        <w:tc>
          <w:tcPr>
            <w:tcW w:w="2086" w:type="dxa"/>
            <w:vAlign w:val="center"/>
          </w:tcPr>
          <w:p w14:paraId="2A8F660C"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SCL</w:t>
            </w:r>
          </w:p>
        </w:tc>
        <w:tc>
          <w:tcPr>
            <w:tcW w:w="2087" w:type="dxa"/>
            <w:vAlign w:val="center"/>
          </w:tcPr>
          <w:p w14:paraId="5A4A957A"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03</w:t>
            </w:r>
          </w:p>
        </w:tc>
        <w:tc>
          <w:tcPr>
            <w:tcW w:w="2085" w:type="dxa"/>
            <w:vAlign w:val="center"/>
          </w:tcPr>
          <w:p w14:paraId="7A554F38"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SCL/A5 (P0.02)</w:t>
            </w:r>
          </w:p>
        </w:tc>
        <w:tc>
          <w:tcPr>
            <w:tcW w:w="2038" w:type="dxa"/>
            <w:vAlign w:val="center"/>
          </w:tcPr>
          <w:p w14:paraId="35CD18BF" w14:textId="77777777" w:rsidR="00D23C8B" w:rsidRPr="00F44202" w:rsidRDefault="00D23C8B" w:rsidP="00D23C8B">
            <w:pPr>
              <w:rPr>
                <w:rFonts w:ascii="Times New Roman" w:eastAsia="BiauKai" w:hAnsi="Times New Roman" w:cs="Times New Roman"/>
              </w:rPr>
            </w:pPr>
          </w:p>
        </w:tc>
      </w:tr>
      <w:tr w:rsidR="00D23C8B" w:rsidRPr="00F44202" w14:paraId="556A5A4B" w14:textId="77777777" w:rsidTr="00B91FA8">
        <w:tc>
          <w:tcPr>
            <w:tcW w:w="2086" w:type="dxa"/>
            <w:vAlign w:val="center"/>
          </w:tcPr>
          <w:p w14:paraId="301BE3EB"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SDA</w:t>
            </w:r>
          </w:p>
        </w:tc>
        <w:tc>
          <w:tcPr>
            <w:tcW w:w="2087" w:type="dxa"/>
            <w:vAlign w:val="center"/>
          </w:tcPr>
          <w:p w14:paraId="39037E78"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04</w:t>
            </w:r>
          </w:p>
        </w:tc>
        <w:tc>
          <w:tcPr>
            <w:tcW w:w="2085" w:type="dxa"/>
            <w:vAlign w:val="center"/>
          </w:tcPr>
          <w:p w14:paraId="5617A21A"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SDA/A4 (P0.31)</w:t>
            </w:r>
          </w:p>
        </w:tc>
        <w:tc>
          <w:tcPr>
            <w:tcW w:w="2038" w:type="dxa"/>
            <w:vAlign w:val="center"/>
          </w:tcPr>
          <w:p w14:paraId="63B2977C" w14:textId="77777777" w:rsidR="00D23C8B" w:rsidRPr="00F44202" w:rsidRDefault="00D23C8B" w:rsidP="00D23C8B">
            <w:pPr>
              <w:rPr>
                <w:rFonts w:ascii="Times New Roman" w:eastAsia="BiauKai" w:hAnsi="Times New Roman" w:cs="Times New Roman"/>
              </w:rPr>
            </w:pPr>
          </w:p>
        </w:tc>
      </w:tr>
      <w:tr w:rsidR="00D23C8B" w:rsidRPr="00F44202" w14:paraId="49CA4CAB" w14:textId="77777777" w:rsidTr="00B91FA8">
        <w:tc>
          <w:tcPr>
            <w:tcW w:w="2086" w:type="dxa"/>
            <w:vAlign w:val="center"/>
          </w:tcPr>
          <w:p w14:paraId="6C16DED0"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VS</w:t>
            </w:r>
          </w:p>
        </w:tc>
        <w:tc>
          <w:tcPr>
            <w:tcW w:w="2087" w:type="dxa"/>
            <w:vAlign w:val="center"/>
          </w:tcPr>
          <w:p w14:paraId="446EBD29"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05</w:t>
            </w:r>
          </w:p>
        </w:tc>
        <w:tc>
          <w:tcPr>
            <w:tcW w:w="2085" w:type="dxa"/>
            <w:vAlign w:val="center"/>
          </w:tcPr>
          <w:p w14:paraId="675BA170"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D8 (P0.21)</w:t>
            </w:r>
          </w:p>
        </w:tc>
        <w:tc>
          <w:tcPr>
            <w:tcW w:w="2038" w:type="dxa"/>
            <w:vAlign w:val="center"/>
          </w:tcPr>
          <w:p w14:paraId="414D33D5" w14:textId="77777777" w:rsidR="00D23C8B" w:rsidRPr="00F44202" w:rsidRDefault="00D23C8B" w:rsidP="00D23C8B">
            <w:pPr>
              <w:rPr>
                <w:rFonts w:ascii="Times New Roman" w:eastAsia="BiauKai" w:hAnsi="Times New Roman" w:cs="Times New Roman"/>
              </w:rPr>
            </w:pPr>
          </w:p>
        </w:tc>
      </w:tr>
      <w:tr w:rsidR="00D23C8B" w:rsidRPr="00F44202" w14:paraId="6459A02D" w14:textId="77777777" w:rsidTr="00B91FA8">
        <w:tc>
          <w:tcPr>
            <w:tcW w:w="2086" w:type="dxa"/>
            <w:vAlign w:val="center"/>
          </w:tcPr>
          <w:p w14:paraId="70EC113D"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HS</w:t>
            </w:r>
          </w:p>
        </w:tc>
        <w:tc>
          <w:tcPr>
            <w:tcW w:w="2087" w:type="dxa"/>
            <w:vAlign w:val="center"/>
          </w:tcPr>
          <w:p w14:paraId="2B5E3830"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06</w:t>
            </w:r>
          </w:p>
        </w:tc>
        <w:tc>
          <w:tcPr>
            <w:tcW w:w="2085" w:type="dxa"/>
            <w:vAlign w:val="center"/>
          </w:tcPr>
          <w:p w14:paraId="589E59FC"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A1 (P0.05)</w:t>
            </w:r>
          </w:p>
        </w:tc>
        <w:tc>
          <w:tcPr>
            <w:tcW w:w="2038" w:type="dxa"/>
            <w:vAlign w:val="center"/>
          </w:tcPr>
          <w:p w14:paraId="4DEEFC80" w14:textId="77777777" w:rsidR="00D23C8B" w:rsidRPr="00F44202" w:rsidRDefault="00D23C8B" w:rsidP="00D23C8B">
            <w:pPr>
              <w:rPr>
                <w:rFonts w:ascii="Times New Roman" w:eastAsia="BiauKai" w:hAnsi="Times New Roman" w:cs="Times New Roman"/>
              </w:rPr>
            </w:pPr>
          </w:p>
        </w:tc>
      </w:tr>
      <w:tr w:rsidR="00D23C8B" w:rsidRPr="00F44202" w14:paraId="267978C4" w14:textId="77777777" w:rsidTr="00B91FA8">
        <w:tc>
          <w:tcPr>
            <w:tcW w:w="2086" w:type="dxa"/>
            <w:vAlign w:val="center"/>
          </w:tcPr>
          <w:p w14:paraId="5D62CAD8"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PCLK</w:t>
            </w:r>
          </w:p>
        </w:tc>
        <w:tc>
          <w:tcPr>
            <w:tcW w:w="2087" w:type="dxa"/>
            <w:vAlign w:val="center"/>
          </w:tcPr>
          <w:p w14:paraId="320C9AE9"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07</w:t>
            </w:r>
          </w:p>
        </w:tc>
        <w:tc>
          <w:tcPr>
            <w:tcW w:w="2085" w:type="dxa"/>
            <w:vAlign w:val="center"/>
          </w:tcPr>
          <w:p w14:paraId="289F9957"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A0 (P0.04)</w:t>
            </w:r>
          </w:p>
        </w:tc>
        <w:tc>
          <w:tcPr>
            <w:tcW w:w="2038" w:type="dxa"/>
            <w:vAlign w:val="center"/>
          </w:tcPr>
          <w:p w14:paraId="0DCA5708" w14:textId="77777777" w:rsidR="00D23C8B" w:rsidRPr="00F44202" w:rsidRDefault="00D23C8B" w:rsidP="00D23C8B">
            <w:pPr>
              <w:rPr>
                <w:rFonts w:ascii="Times New Roman" w:eastAsia="BiauKai" w:hAnsi="Times New Roman" w:cs="Times New Roman"/>
              </w:rPr>
            </w:pPr>
          </w:p>
        </w:tc>
      </w:tr>
      <w:tr w:rsidR="00D23C8B" w:rsidRPr="00F44202" w14:paraId="0388A67F" w14:textId="77777777" w:rsidTr="00B91FA8">
        <w:tc>
          <w:tcPr>
            <w:tcW w:w="2086" w:type="dxa"/>
            <w:vAlign w:val="center"/>
          </w:tcPr>
          <w:p w14:paraId="1D1ACD26"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XCLK</w:t>
            </w:r>
          </w:p>
        </w:tc>
        <w:tc>
          <w:tcPr>
            <w:tcW w:w="2087" w:type="dxa"/>
            <w:vAlign w:val="center"/>
          </w:tcPr>
          <w:p w14:paraId="283CEB65"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08</w:t>
            </w:r>
          </w:p>
        </w:tc>
        <w:tc>
          <w:tcPr>
            <w:tcW w:w="2085" w:type="dxa"/>
            <w:vAlign w:val="center"/>
          </w:tcPr>
          <w:p w14:paraId="441F4B32"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D9 (P0.27)</w:t>
            </w:r>
          </w:p>
        </w:tc>
        <w:tc>
          <w:tcPr>
            <w:tcW w:w="2038" w:type="dxa"/>
            <w:vAlign w:val="center"/>
          </w:tcPr>
          <w:p w14:paraId="7F949E44" w14:textId="77777777" w:rsidR="00D23C8B" w:rsidRPr="00F44202" w:rsidRDefault="00D23C8B" w:rsidP="00D23C8B">
            <w:pPr>
              <w:rPr>
                <w:rFonts w:ascii="Times New Roman" w:eastAsia="BiauKai" w:hAnsi="Times New Roman" w:cs="Times New Roman"/>
              </w:rPr>
            </w:pPr>
          </w:p>
        </w:tc>
      </w:tr>
      <w:tr w:rsidR="00D23C8B" w:rsidRPr="00F44202" w14:paraId="45093DB2" w14:textId="77777777" w:rsidTr="00B91FA8">
        <w:tc>
          <w:tcPr>
            <w:tcW w:w="2086" w:type="dxa"/>
            <w:vAlign w:val="center"/>
          </w:tcPr>
          <w:p w14:paraId="2C67F921"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D7</w:t>
            </w:r>
          </w:p>
        </w:tc>
        <w:tc>
          <w:tcPr>
            <w:tcW w:w="2087" w:type="dxa"/>
            <w:vAlign w:val="center"/>
          </w:tcPr>
          <w:p w14:paraId="2BCD3A29"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09</w:t>
            </w:r>
          </w:p>
        </w:tc>
        <w:tc>
          <w:tcPr>
            <w:tcW w:w="2085" w:type="dxa"/>
            <w:vAlign w:val="center"/>
          </w:tcPr>
          <w:p w14:paraId="7B3D0232"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D4 (P1.15)</w:t>
            </w:r>
          </w:p>
        </w:tc>
        <w:tc>
          <w:tcPr>
            <w:tcW w:w="2038" w:type="dxa"/>
            <w:vAlign w:val="center"/>
          </w:tcPr>
          <w:p w14:paraId="6E8A270E" w14:textId="77777777" w:rsidR="00D23C8B" w:rsidRPr="00F44202" w:rsidRDefault="00D23C8B" w:rsidP="00D23C8B">
            <w:pPr>
              <w:rPr>
                <w:rFonts w:ascii="Times New Roman" w:eastAsia="BiauKai" w:hAnsi="Times New Roman" w:cs="Times New Roman"/>
              </w:rPr>
            </w:pPr>
          </w:p>
        </w:tc>
      </w:tr>
      <w:tr w:rsidR="00D23C8B" w:rsidRPr="00F44202" w14:paraId="6CDC5D1D" w14:textId="77777777" w:rsidTr="00B91FA8">
        <w:tc>
          <w:tcPr>
            <w:tcW w:w="2086" w:type="dxa"/>
            <w:vAlign w:val="center"/>
          </w:tcPr>
          <w:p w14:paraId="0E90A803"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D6</w:t>
            </w:r>
          </w:p>
        </w:tc>
        <w:tc>
          <w:tcPr>
            <w:tcW w:w="2087" w:type="dxa"/>
            <w:vAlign w:val="center"/>
          </w:tcPr>
          <w:p w14:paraId="5E8A4677"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10</w:t>
            </w:r>
          </w:p>
        </w:tc>
        <w:tc>
          <w:tcPr>
            <w:tcW w:w="2085" w:type="dxa"/>
            <w:vAlign w:val="center"/>
          </w:tcPr>
          <w:p w14:paraId="79BE3917"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D8 (P1.14)</w:t>
            </w:r>
          </w:p>
        </w:tc>
        <w:tc>
          <w:tcPr>
            <w:tcW w:w="2038" w:type="dxa"/>
            <w:vAlign w:val="center"/>
          </w:tcPr>
          <w:p w14:paraId="11A11CD9" w14:textId="77777777" w:rsidR="00D23C8B" w:rsidRPr="00F44202" w:rsidRDefault="00D23C8B" w:rsidP="00D23C8B">
            <w:pPr>
              <w:rPr>
                <w:rFonts w:ascii="Times New Roman" w:eastAsia="BiauKai" w:hAnsi="Times New Roman" w:cs="Times New Roman"/>
              </w:rPr>
            </w:pPr>
          </w:p>
        </w:tc>
      </w:tr>
      <w:tr w:rsidR="00D23C8B" w:rsidRPr="00F44202" w14:paraId="1C005F88" w14:textId="77777777" w:rsidTr="00B91FA8">
        <w:tc>
          <w:tcPr>
            <w:tcW w:w="2086" w:type="dxa"/>
            <w:vAlign w:val="center"/>
          </w:tcPr>
          <w:p w14:paraId="5CED08C9"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D5</w:t>
            </w:r>
          </w:p>
        </w:tc>
        <w:tc>
          <w:tcPr>
            <w:tcW w:w="2087" w:type="dxa"/>
            <w:vAlign w:val="center"/>
          </w:tcPr>
          <w:p w14:paraId="0C76EC8D"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11</w:t>
            </w:r>
          </w:p>
        </w:tc>
        <w:tc>
          <w:tcPr>
            <w:tcW w:w="2085" w:type="dxa"/>
            <w:vAlign w:val="center"/>
          </w:tcPr>
          <w:p w14:paraId="495D956B"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D5 (P1.13)</w:t>
            </w:r>
          </w:p>
        </w:tc>
        <w:tc>
          <w:tcPr>
            <w:tcW w:w="2038" w:type="dxa"/>
            <w:vAlign w:val="center"/>
          </w:tcPr>
          <w:p w14:paraId="263A0C8E" w14:textId="77777777" w:rsidR="00D23C8B" w:rsidRPr="00F44202" w:rsidRDefault="00D23C8B" w:rsidP="00D23C8B">
            <w:pPr>
              <w:rPr>
                <w:rFonts w:ascii="Times New Roman" w:eastAsia="BiauKai" w:hAnsi="Times New Roman" w:cs="Times New Roman"/>
              </w:rPr>
            </w:pPr>
          </w:p>
        </w:tc>
      </w:tr>
      <w:tr w:rsidR="00D23C8B" w:rsidRPr="00F44202" w14:paraId="3B9FD73F" w14:textId="77777777" w:rsidTr="00B91FA8">
        <w:tc>
          <w:tcPr>
            <w:tcW w:w="2086" w:type="dxa"/>
            <w:vAlign w:val="center"/>
          </w:tcPr>
          <w:p w14:paraId="555DA3DF"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D4</w:t>
            </w:r>
          </w:p>
        </w:tc>
        <w:tc>
          <w:tcPr>
            <w:tcW w:w="2087" w:type="dxa"/>
            <w:vAlign w:val="center"/>
          </w:tcPr>
          <w:p w14:paraId="04647616"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12</w:t>
            </w:r>
          </w:p>
        </w:tc>
        <w:tc>
          <w:tcPr>
            <w:tcW w:w="2085" w:type="dxa"/>
            <w:vAlign w:val="center"/>
          </w:tcPr>
          <w:p w14:paraId="1D12D5D4"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D3 (P1.12)</w:t>
            </w:r>
          </w:p>
        </w:tc>
        <w:tc>
          <w:tcPr>
            <w:tcW w:w="2038" w:type="dxa"/>
            <w:vAlign w:val="center"/>
          </w:tcPr>
          <w:p w14:paraId="76A1E374" w14:textId="77777777" w:rsidR="00D23C8B" w:rsidRPr="00F44202" w:rsidRDefault="00D23C8B" w:rsidP="00D23C8B">
            <w:pPr>
              <w:rPr>
                <w:rFonts w:ascii="Times New Roman" w:eastAsia="BiauKai" w:hAnsi="Times New Roman" w:cs="Times New Roman"/>
              </w:rPr>
            </w:pPr>
          </w:p>
        </w:tc>
      </w:tr>
      <w:tr w:rsidR="00D23C8B" w:rsidRPr="00F44202" w14:paraId="7DC6051C" w14:textId="77777777" w:rsidTr="00B91FA8">
        <w:tc>
          <w:tcPr>
            <w:tcW w:w="2086" w:type="dxa"/>
            <w:vAlign w:val="center"/>
          </w:tcPr>
          <w:p w14:paraId="7E115A55"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D3</w:t>
            </w:r>
          </w:p>
        </w:tc>
        <w:tc>
          <w:tcPr>
            <w:tcW w:w="2087" w:type="dxa"/>
            <w:vAlign w:val="center"/>
          </w:tcPr>
          <w:p w14:paraId="7AC375E5"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13</w:t>
            </w:r>
          </w:p>
        </w:tc>
        <w:tc>
          <w:tcPr>
            <w:tcW w:w="2085" w:type="dxa"/>
            <w:vAlign w:val="center"/>
          </w:tcPr>
          <w:p w14:paraId="378EDEAF"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D2 (P1.11)</w:t>
            </w:r>
          </w:p>
        </w:tc>
        <w:tc>
          <w:tcPr>
            <w:tcW w:w="2038" w:type="dxa"/>
            <w:vAlign w:val="center"/>
          </w:tcPr>
          <w:p w14:paraId="7F01A93A" w14:textId="77777777" w:rsidR="00D23C8B" w:rsidRPr="00F44202" w:rsidRDefault="00D23C8B" w:rsidP="00D23C8B">
            <w:pPr>
              <w:rPr>
                <w:rFonts w:ascii="Times New Roman" w:eastAsia="BiauKai" w:hAnsi="Times New Roman" w:cs="Times New Roman"/>
              </w:rPr>
            </w:pPr>
          </w:p>
        </w:tc>
      </w:tr>
      <w:tr w:rsidR="00D23C8B" w:rsidRPr="00F44202" w14:paraId="7CC2212C" w14:textId="77777777" w:rsidTr="00B91FA8">
        <w:tc>
          <w:tcPr>
            <w:tcW w:w="2086" w:type="dxa"/>
            <w:vAlign w:val="center"/>
          </w:tcPr>
          <w:p w14:paraId="30BF0ADE"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lastRenderedPageBreak/>
              <w:t>D2</w:t>
            </w:r>
          </w:p>
        </w:tc>
        <w:tc>
          <w:tcPr>
            <w:tcW w:w="2087" w:type="dxa"/>
            <w:vAlign w:val="center"/>
          </w:tcPr>
          <w:p w14:paraId="2C10BEB1"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14</w:t>
            </w:r>
          </w:p>
        </w:tc>
        <w:tc>
          <w:tcPr>
            <w:tcW w:w="2085" w:type="dxa"/>
            <w:vAlign w:val="center"/>
          </w:tcPr>
          <w:p w14:paraId="19705030"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D0/RX (P1.10)</w:t>
            </w:r>
          </w:p>
        </w:tc>
        <w:tc>
          <w:tcPr>
            <w:tcW w:w="2038" w:type="dxa"/>
            <w:vAlign w:val="center"/>
          </w:tcPr>
          <w:p w14:paraId="04C10AA5" w14:textId="77777777" w:rsidR="00D23C8B" w:rsidRPr="00F44202" w:rsidRDefault="00D23C8B" w:rsidP="00D23C8B">
            <w:pPr>
              <w:rPr>
                <w:rFonts w:ascii="Times New Roman" w:eastAsia="BiauKai" w:hAnsi="Times New Roman" w:cs="Times New Roman"/>
              </w:rPr>
            </w:pPr>
          </w:p>
        </w:tc>
      </w:tr>
      <w:tr w:rsidR="00D23C8B" w:rsidRPr="00F44202" w14:paraId="10091018" w14:textId="77777777" w:rsidTr="00B91FA8">
        <w:tc>
          <w:tcPr>
            <w:tcW w:w="2086" w:type="dxa"/>
            <w:vAlign w:val="center"/>
          </w:tcPr>
          <w:p w14:paraId="3E7F8EE5"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D1</w:t>
            </w:r>
          </w:p>
        </w:tc>
        <w:tc>
          <w:tcPr>
            <w:tcW w:w="2087" w:type="dxa"/>
            <w:vAlign w:val="center"/>
          </w:tcPr>
          <w:p w14:paraId="3E99AF0C"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15</w:t>
            </w:r>
          </w:p>
        </w:tc>
        <w:tc>
          <w:tcPr>
            <w:tcW w:w="2085" w:type="dxa"/>
            <w:vAlign w:val="center"/>
          </w:tcPr>
          <w:p w14:paraId="28DD409E"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D1/TX (P1.03)</w:t>
            </w:r>
          </w:p>
        </w:tc>
        <w:tc>
          <w:tcPr>
            <w:tcW w:w="2038" w:type="dxa"/>
            <w:vAlign w:val="center"/>
          </w:tcPr>
          <w:p w14:paraId="4B04BE65" w14:textId="77777777" w:rsidR="00D23C8B" w:rsidRPr="00F44202" w:rsidRDefault="00D23C8B" w:rsidP="00D23C8B">
            <w:pPr>
              <w:rPr>
                <w:rFonts w:ascii="Times New Roman" w:eastAsia="BiauKai" w:hAnsi="Times New Roman" w:cs="Times New Roman"/>
              </w:rPr>
            </w:pPr>
          </w:p>
        </w:tc>
      </w:tr>
      <w:tr w:rsidR="00D23C8B" w:rsidRPr="00F44202" w14:paraId="444C7AFA" w14:textId="77777777" w:rsidTr="00B91FA8">
        <w:tc>
          <w:tcPr>
            <w:tcW w:w="2086" w:type="dxa"/>
            <w:vAlign w:val="center"/>
          </w:tcPr>
          <w:p w14:paraId="46BB35AC"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D0</w:t>
            </w:r>
          </w:p>
        </w:tc>
        <w:tc>
          <w:tcPr>
            <w:tcW w:w="2087" w:type="dxa"/>
            <w:vAlign w:val="center"/>
          </w:tcPr>
          <w:p w14:paraId="1706CFDE"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16</w:t>
            </w:r>
          </w:p>
        </w:tc>
        <w:tc>
          <w:tcPr>
            <w:tcW w:w="2085" w:type="dxa"/>
            <w:vAlign w:val="center"/>
          </w:tcPr>
          <w:p w14:paraId="7B613CF4"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D10 (P1.02)</w:t>
            </w:r>
          </w:p>
        </w:tc>
        <w:tc>
          <w:tcPr>
            <w:tcW w:w="2038" w:type="dxa"/>
            <w:vAlign w:val="center"/>
          </w:tcPr>
          <w:p w14:paraId="5C6C5D84" w14:textId="77777777" w:rsidR="00D23C8B" w:rsidRPr="00F44202" w:rsidRDefault="00D23C8B" w:rsidP="00D23C8B">
            <w:pPr>
              <w:rPr>
                <w:rFonts w:ascii="Times New Roman" w:eastAsia="BiauKai" w:hAnsi="Times New Roman" w:cs="Times New Roman"/>
              </w:rPr>
            </w:pPr>
          </w:p>
        </w:tc>
      </w:tr>
      <w:tr w:rsidR="00D23C8B" w:rsidRPr="00F44202" w14:paraId="6DCA5ABA" w14:textId="77777777" w:rsidTr="00B91FA8">
        <w:tc>
          <w:tcPr>
            <w:tcW w:w="2086" w:type="dxa"/>
            <w:vAlign w:val="center"/>
          </w:tcPr>
          <w:p w14:paraId="4516A37C"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RESET</w:t>
            </w:r>
          </w:p>
        </w:tc>
        <w:tc>
          <w:tcPr>
            <w:tcW w:w="2087" w:type="dxa"/>
            <w:vAlign w:val="center"/>
          </w:tcPr>
          <w:p w14:paraId="108A9DA6"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17</w:t>
            </w:r>
          </w:p>
        </w:tc>
        <w:tc>
          <w:tcPr>
            <w:tcW w:w="2085" w:type="dxa"/>
            <w:vAlign w:val="center"/>
          </w:tcPr>
          <w:p w14:paraId="30CE955D"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A2 (P0.30)</w:t>
            </w:r>
          </w:p>
        </w:tc>
        <w:tc>
          <w:tcPr>
            <w:tcW w:w="2038" w:type="dxa"/>
            <w:vAlign w:val="center"/>
          </w:tcPr>
          <w:p w14:paraId="0044E323"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可不接</w:t>
            </w:r>
          </w:p>
        </w:tc>
      </w:tr>
      <w:tr w:rsidR="00D23C8B" w:rsidRPr="00F44202" w14:paraId="7EBD598E" w14:textId="77777777" w:rsidTr="00B91FA8">
        <w:tc>
          <w:tcPr>
            <w:tcW w:w="2086" w:type="dxa"/>
            <w:vAlign w:val="center"/>
          </w:tcPr>
          <w:p w14:paraId="07078770"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PWDN</w:t>
            </w:r>
          </w:p>
        </w:tc>
        <w:tc>
          <w:tcPr>
            <w:tcW w:w="2087" w:type="dxa"/>
            <w:vAlign w:val="center"/>
          </w:tcPr>
          <w:p w14:paraId="46E38AE9"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18</w:t>
            </w:r>
          </w:p>
        </w:tc>
        <w:tc>
          <w:tcPr>
            <w:tcW w:w="2085" w:type="dxa"/>
            <w:vAlign w:val="center"/>
          </w:tcPr>
          <w:p w14:paraId="2254E177"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A3 (P0.29)</w:t>
            </w:r>
          </w:p>
        </w:tc>
        <w:tc>
          <w:tcPr>
            <w:tcW w:w="2038" w:type="dxa"/>
            <w:vAlign w:val="center"/>
          </w:tcPr>
          <w:p w14:paraId="2D5A5D63" w14:textId="77777777" w:rsidR="00D23C8B" w:rsidRPr="00F44202" w:rsidRDefault="00D23C8B" w:rsidP="00D23C8B">
            <w:pPr>
              <w:rPr>
                <w:rFonts w:ascii="Times New Roman" w:eastAsia="BiauKai" w:hAnsi="Times New Roman" w:cs="Times New Roman"/>
              </w:rPr>
            </w:pPr>
            <w:r w:rsidRPr="00F44202">
              <w:rPr>
                <w:rFonts w:ascii="Times New Roman" w:eastAsia="BiauKai" w:hAnsi="Times New Roman" w:cs="Times New Roman"/>
              </w:rPr>
              <w:t>可不接</w:t>
            </w:r>
          </w:p>
        </w:tc>
      </w:tr>
    </w:tbl>
    <w:p w14:paraId="1F203781" w14:textId="77777777" w:rsidR="00A27691" w:rsidRPr="00F44202" w:rsidRDefault="00A27691" w:rsidP="00D23C8B">
      <w:pPr>
        <w:jc w:val="center"/>
        <w:rPr>
          <w:rFonts w:ascii="Times New Roman" w:eastAsia="BiauKai" w:hAnsi="Times New Roman" w:cs="Times New Roman"/>
        </w:rPr>
      </w:pPr>
    </w:p>
    <w:p w14:paraId="41219E70" w14:textId="6D743B9F" w:rsidR="00D23C8B" w:rsidRPr="00F44202" w:rsidRDefault="00D23C8B" w:rsidP="00D23C8B">
      <w:pPr>
        <w:jc w:val="center"/>
        <w:rPr>
          <w:rFonts w:ascii="Times New Roman" w:eastAsia="BiauKai" w:hAnsi="Times New Roman" w:cs="Times New Roman"/>
        </w:rPr>
      </w:pPr>
      <w:r w:rsidRPr="00F44202">
        <w:rPr>
          <w:rFonts w:ascii="Times New Roman" w:eastAsia="BiauKai" w:hAnsi="Times New Roman" w:cs="Times New Roman"/>
        </w:rPr>
        <w:t>表</w:t>
      </w:r>
      <w:r w:rsidRPr="00F44202">
        <w:rPr>
          <w:rFonts w:ascii="Times New Roman" w:eastAsia="BiauKai" w:hAnsi="Times New Roman" w:cs="Times New Roman"/>
        </w:rPr>
        <w:t>3</w:t>
      </w:r>
      <w:r w:rsidRPr="00F44202">
        <w:rPr>
          <w:rFonts w:ascii="Times New Roman" w:eastAsia="BiauKai" w:hAnsi="Times New Roman" w:cs="Times New Roman"/>
        </w:rPr>
        <w:t>：</w:t>
      </w:r>
      <w:r w:rsidRPr="00F44202">
        <w:rPr>
          <w:rFonts w:ascii="Times New Roman" w:eastAsia="BiauKai" w:hAnsi="Times New Roman" w:cs="Times New Roman"/>
        </w:rPr>
        <w:t>OV7670</w:t>
      </w:r>
      <w:r w:rsidRPr="00F44202">
        <w:rPr>
          <w:rFonts w:ascii="Times New Roman" w:eastAsia="BiauKai" w:hAnsi="Times New Roman" w:cs="Times New Roman"/>
        </w:rPr>
        <w:t>與</w:t>
      </w:r>
      <w:r w:rsidRPr="00F44202">
        <w:rPr>
          <w:rFonts w:ascii="Times New Roman" w:eastAsia="BiauKai" w:hAnsi="Times New Roman" w:cs="Times New Roman"/>
        </w:rPr>
        <w:t>Arduino Nano 33 BLE Sense</w:t>
      </w:r>
      <w:r w:rsidRPr="00F44202">
        <w:rPr>
          <w:rFonts w:ascii="Times New Roman" w:eastAsia="BiauKai" w:hAnsi="Times New Roman" w:cs="Times New Roman"/>
        </w:rPr>
        <w:t>接線對照表</w:t>
      </w:r>
    </w:p>
    <w:p w14:paraId="58D73387" w14:textId="77777777" w:rsidR="00D23C8B" w:rsidRPr="00F44202" w:rsidRDefault="00D23C8B" w:rsidP="00D23C8B">
      <w:pPr>
        <w:rPr>
          <w:rFonts w:ascii="Times New Roman" w:eastAsia="BiauKai" w:hAnsi="Times New Roman" w:cs="Times New Roman"/>
        </w:rPr>
      </w:pPr>
    </w:p>
    <w:p w14:paraId="50635550" w14:textId="77777777" w:rsidR="00D23C8B" w:rsidRPr="00F44202" w:rsidRDefault="00D23C8B" w:rsidP="00D23C8B">
      <w:pPr>
        <w:rPr>
          <w:rFonts w:ascii="Times New Roman" w:eastAsia="BiauKai" w:hAnsi="Times New Roman" w:cs="Times New Roman"/>
        </w:rPr>
      </w:pPr>
    </w:p>
    <w:p w14:paraId="75C3DBE8" w14:textId="75A20756" w:rsidR="00D23C8B" w:rsidRPr="00F44202" w:rsidRDefault="00D23C8B" w:rsidP="00D23C8B">
      <w:pPr>
        <w:pStyle w:val="3"/>
        <w:rPr>
          <w:rFonts w:ascii="Times New Roman" w:eastAsia="BiauKai" w:hAnsi="Times New Roman" w:cs="Times New Roman"/>
        </w:rPr>
      </w:pPr>
      <w:bookmarkStart w:id="213" w:name="_Toc129382074"/>
      <w:r w:rsidRPr="00F44202">
        <w:rPr>
          <w:rFonts w:ascii="Times New Roman" w:eastAsia="BiauKai" w:hAnsi="Times New Roman" w:cs="Times New Roman"/>
          <w:color w:val="000000" w:themeColor="text1"/>
        </w:rPr>
        <w:t>2.3</w:t>
      </w:r>
      <w:r w:rsidRPr="00F44202">
        <w:rPr>
          <w:rFonts w:ascii="Times New Roman" w:eastAsia="BiauKai" w:hAnsi="Times New Roman" w:cs="Times New Roman"/>
          <w:color w:val="000000" w:themeColor="text1"/>
        </w:rPr>
        <w:t>深度學習回歸模型</w:t>
      </w:r>
      <w:bookmarkEnd w:id="213"/>
    </w:p>
    <w:p w14:paraId="42FBA9C2" w14:textId="77777777" w:rsidR="00A27691" w:rsidRPr="00F44202" w:rsidRDefault="1D96C2FC" w:rsidP="00A27691">
      <w:pPr>
        <w:widowControl/>
        <w:ind w:rightChars="-201" w:right="-482"/>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　　</w:t>
      </w:r>
      <w:r w:rsidR="00A27691" w:rsidRPr="00F44202">
        <w:rPr>
          <w:rFonts w:ascii="Times New Roman" w:eastAsia="BiauKai" w:hAnsi="Times New Roman" w:cs="Times New Roman"/>
          <w:color w:val="000000" w:themeColor="text1"/>
        </w:rPr>
        <w:t>本研究目標是完成失智長者的關鍵行為分析，開發一套遺忘物件的搜尋系統。圖三為系統架構圖，本研究受測者穿戴兩個多軸感測器，每一台感測器收集十四項回傳值</w:t>
      </w:r>
      <w:r w:rsidR="00A27691" w:rsidRPr="00F44202">
        <w:rPr>
          <w:rFonts w:ascii="Times New Roman" w:eastAsia="BiauKai" w:hAnsi="Times New Roman" w:cs="Times New Roman"/>
          <w:color w:val="000000" w:themeColor="text1"/>
        </w:rPr>
        <w:t>(</w:t>
      </w:r>
      <w:r w:rsidR="00A27691" w:rsidRPr="00F44202">
        <w:rPr>
          <w:rFonts w:ascii="Times New Roman" w:eastAsia="BiauKai" w:hAnsi="Times New Roman" w:cs="Times New Roman"/>
          <w:color w:val="000000" w:themeColor="text1"/>
        </w:rPr>
        <w:t>三個陀螺儀值、三個磁場儀值、三個加速度儀值、四個旋轉偏移值、一個時間值</w:t>
      </w:r>
      <w:r w:rsidR="00A27691" w:rsidRPr="00F44202">
        <w:rPr>
          <w:rFonts w:ascii="Times New Roman" w:eastAsia="BiauKai" w:hAnsi="Times New Roman" w:cs="Times New Roman"/>
          <w:color w:val="000000" w:themeColor="text1"/>
        </w:rPr>
        <w:t>)</w:t>
      </w:r>
      <w:r w:rsidR="00A27691" w:rsidRPr="00F44202">
        <w:rPr>
          <w:rFonts w:ascii="Times New Roman" w:eastAsia="BiauKai" w:hAnsi="Times New Roman" w:cs="Times New Roman"/>
          <w:color w:val="000000" w:themeColor="text1"/>
        </w:rPr>
        <w:t>，數據會加入傅立葉轉換、一次微分、二次微分、</w:t>
      </w:r>
      <w:r w:rsidR="00A27691" w:rsidRPr="00F44202">
        <w:rPr>
          <w:rFonts w:ascii="Times New Roman" w:eastAsia="BiauKai" w:hAnsi="Times New Roman" w:cs="Times New Roman"/>
          <w:color w:val="000000" w:themeColor="text1"/>
        </w:rPr>
        <w:t>Arctangent</w:t>
      </w:r>
      <w:r w:rsidR="00A27691" w:rsidRPr="00F44202">
        <w:rPr>
          <w:rFonts w:ascii="Times New Roman" w:eastAsia="BiauKai" w:hAnsi="Times New Roman" w:cs="Times New Roman"/>
          <w:color w:val="000000" w:themeColor="text1"/>
        </w:rPr>
        <w:t>分析，除此之外，並與先前發表的文獻進行組合比較，所有數據會透過</w:t>
      </w:r>
      <w:r w:rsidR="00A27691" w:rsidRPr="00F44202">
        <w:rPr>
          <w:rFonts w:ascii="Times New Roman" w:eastAsia="BiauKai" w:hAnsi="Times New Roman" w:cs="Times New Roman"/>
          <w:color w:val="000000" w:themeColor="text1"/>
        </w:rPr>
        <w:t>Random Forest</w:t>
      </w:r>
      <w:r w:rsidR="00A27691" w:rsidRPr="00F44202">
        <w:rPr>
          <w:rFonts w:ascii="Times New Roman" w:eastAsia="BiauKai" w:hAnsi="Times New Roman" w:cs="Times New Roman"/>
          <w:color w:val="000000" w:themeColor="text1"/>
        </w:rPr>
        <w:t>進行模型訓練，分類使用者動作，當完成資料訓練及預測模型驗證後，將藉由辨識拿</w:t>
      </w:r>
      <w:r w:rsidR="00A27691" w:rsidRPr="00F44202">
        <w:rPr>
          <w:rFonts w:ascii="Times New Roman" w:eastAsia="BiauKai" w:hAnsi="Times New Roman" w:cs="Times New Roman"/>
          <w:color w:val="000000" w:themeColor="text1"/>
        </w:rPr>
        <w:t>/</w:t>
      </w:r>
      <w:r w:rsidR="00A27691" w:rsidRPr="00F44202">
        <w:rPr>
          <w:rFonts w:ascii="Times New Roman" w:eastAsia="BiauKai" w:hAnsi="Times New Roman" w:cs="Times New Roman"/>
          <w:color w:val="000000" w:themeColor="text1"/>
        </w:rPr>
        <w:t>放動作之後自動觸發拍照功能和記錄相對位置資訊，透過智慧手機</w:t>
      </w:r>
      <w:r w:rsidR="00A27691" w:rsidRPr="00F44202">
        <w:rPr>
          <w:rFonts w:ascii="Times New Roman" w:eastAsia="BiauKai" w:hAnsi="Times New Roman" w:cs="Times New Roman"/>
          <w:color w:val="000000" w:themeColor="text1"/>
        </w:rPr>
        <w:t xml:space="preserve"> APP </w:t>
      </w:r>
      <w:r w:rsidR="00A27691" w:rsidRPr="00F44202">
        <w:rPr>
          <w:rFonts w:ascii="Times New Roman" w:eastAsia="BiauKai" w:hAnsi="Times New Roman" w:cs="Times New Roman"/>
          <w:color w:val="000000" w:themeColor="text1"/>
        </w:rPr>
        <w:t>及聊天機器人的連結，記錄失智長者的生活行為及放置或拿取物品的位置及影像資訊。</w:t>
      </w:r>
    </w:p>
    <w:p w14:paraId="4BAC5A62" w14:textId="3B2DA1F6" w:rsidR="00A27691" w:rsidRPr="00F44202" w:rsidRDefault="00A27691" w:rsidP="00A27691">
      <w:pPr>
        <w:widowControl/>
        <w:ind w:leftChars="-195" w:left="-468" w:rightChars="-201" w:right="-482"/>
        <w:jc w:val="both"/>
        <w:rPr>
          <w:rFonts w:ascii="Times New Roman" w:eastAsia="BiauKai" w:hAnsi="Times New Roman" w:cs="Times New Roman"/>
          <w:color w:val="000000" w:themeColor="text1"/>
        </w:rPr>
      </w:pPr>
    </w:p>
    <w:p w14:paraId="2A14CED0" w14:textId="456F92F1" w:rsidR="1D96C2FC" w:rsidRPr="00F44202" w:rsidRDefault="00A27691" w:rsidP="00A27691">
      <w:pPr>
        <w:widowControl/>
        <w:ind w:rightChars="-201" w:right="-482"/>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　　執行階段的使用情境上，使用者將本研究的感測裝置配戴於手腕與腳踝兩個位置，藉由</w:t>
      </w:r>
      <w:r w:rsidRPr="00F44202">
        <w:rPr>
          <w:rFonts w:ascii="Times New Roman" w:eastAsia="BiauKai" w:hAnsi="Times New Roman" w:cs="Times New Roman"/>
          <w:color w:val="000000" w:themeColor="text1"/>
        </w:rPr>
        <w:t>ESP32</w:t>
      </w:r>
      <w:r w:rsidRPr="00F44202">
        <w:rPr>
          <w:rFonts w:ascii="Times New Roman" w:eastAsia="BiauKai" w:hAnsi="Times New Roman" w:cs="Times New Roman"/>
          <w:color w:val="000000" w:themeColor="text1"/>
        </w:rPr>
        <w:t>的回傳值透過模型分類不同動作，辨識特定動作後啟動不同功能，例如辨識拿取或放置動作時觸發胸前相機的照相功能，再將影像自動匯入雲端系統，當使用者尋找遺忘物品時，可藉由手機</w:t>
      </w:r>
      <w:r w:rsidRPr="00F44202">
        <w:rPr>
          <w:rFonts w:ascii="Times New Roman" w:eastAsia="BiauKai" w:hAnsi="Times New Roman" w:cs="Times New Roman"/>
          <w:color w:val="000000" w:themeColor="text1"/>
        </w:rPr>
        <w:t>APP</w:t>
      </w:r>
      <w:r w:rsidRPr="00F44202">
        <w:rPr>
          <w:rFonts w:ascii="Times New Roman" w:eastAsia="BiauKai" w:hAnsi="Times New Roman" w:cs="Times New Roman"/>
          <w:color w:val="000000" w:themeColor="text1"/>
        </w:rPr>
        <w:t>查看照片，並得知物品實際位置，後續甚至能尋回物品。</w:t>
      </w:r>
    </w:p>
    <w:p w14:paraId="069E3107" w14:textId="77777777" w:rsidR="00F03D53" w:rsidRPr="00F44202" w:rsidRDefault="00F03D53" w:rsidP="00F03D53">
      <w:pPr>
        <w:pStyle w:val="figure"/>
        <w:framePr w:wrap="notBeside" w:x="2017" w:y="10663"/>
        <w:rPr>
          <w:rStyle w:val="20"/>
          <w:rFonts w:ascii="Times New Roman" w:eastAsia="BiauKai" w:hAnsi="Times New Roman" w:cs="Times New Roman"/>
        </w:rPr>
      </w:pPr>
      <w:r w:rsidRPr="00F44202">
        <w:rPr>
          <w:noProof/>
        </w:rPr>
        <w:lastRenderedPageBreak/>
        <w:drawing>
          <wp:inline distT="0" distB="0" distL="0" distR="0" wp14:anchorId="2F6BB92D" wp14:editId="209AEEFB">
            <wp:extent cx="5274310" cy="250444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504440"/>
                    </a:xfrm>
                    <a:prstGeom prst="rect">
                      <a:avLst/>
                    </a:prstGeom>
                    <a:noFill/>
                  </pic:spPr>
                </pic:pic>
              </a:graphicData>
            </a:graphic>
          </wp:inline>
        </w:drawing>
      </w:r>
    </w:p>
    <w:p w14:paraId="7DCB81ED" w14:textId="77777777" w:rsidR="00F03D53" w:rsidRPr="00F44202" w:rsidRDefault="00F03D53" w:rsidP="00F03D53">
      <w:pPr>
        <w:pStyle w:val="figure"/>
        <w:framePr w:wrap="notBeside" w:x="2017" w:y="10663"/>
      </w:pPr>
    </w:p>
    <w:p w14:paraId="03445DA2" w14:textId="77777777" w:rsidR="00F03D53" w:rsidRPr="00F44202" w:rsidRDefault="00F03D53" w:rsidP="00F03D53">
      <w:pPr>
        <w:pStyle w:val="figure"/>
        <w:framePr w:wrap="notBeside" w:x="2017" w:y="10663"/>
        <w:jc w:val="center"/>
        <w:rPr>
          <w:lang w:eastAsia="zh-TW"/>
        </w:rPr>
      </w:pPr>
      <w:r w:rsidRPr="00F44202">
        <w:rPr>
          <w:lang w:eastAsia="zh-TW"/>
        </w:rPr>
        <w:t>圖三、系統架構圖</w:t>
      </w:r>
    </w:p>
    <w:p w14:paraId="6464F95F" w14:textId="77777777" w:rsidR="00A27691" w:rsidRPr="00F44202" w:rsidRDefault="00A27691" w:rsidP="00A27691">
      <w:pPr>
        <w:widowControl/>
        <w:ind w:rightChars="-201" w:right="-482"/>
        <w:jc w:val="both"/>
        <w:rPr>
          <w:rFonts w:ascii="Times New Roman" w:eastAsia="BiauKai" w:hAnsi="Times New Roman" w:cs="Times New Roman"/>
          <w:color w:val="000000" w:themeColor="text1"/>
        </w:rPr>
      </w:pPr>
    </w:p>
    <w:p w14:paraId="063081FA" w14:textId="77777777" w:rsidR="00A27691" w:rsidRPr="00F44202" w:rsidRDefault="00A27691" w:rsidP="00F03D53">
      <w:pPr>
        <w:widowControl/>
        <w:ind w:right="-482"/>
        <w:rPr>
          <w:rFonts w:ascii="Times New Roman" w:eastAsia="BiauKai" w:hAnsi="Times New Roman" w:cs="Times New Roman"/>
          <w:color w:val="000000" w:themeColor="text1"/>
          <w:u w:val="words"/>
        </w:rPr>
      </w:pPr>
    </w:p>
    <w:p w14:paraId="45F79FC9" w14:textId="26F5AAA3" w:rsidR="00062BE4" w:rsidRPr="00F44202" w:rsidRDefault="00FD452A" w:rsidP="00FD452A">
      <w:pPr>
        <w:pStyle w:val="2"/>
        <w:jc w:val="center"/>
        <w:rPr>
          <w:rFonts w:ascii="Times New Roman" w:eastAsia="BiauKai" w:hAnsi="Times New Roman" w:cs="Times New Roman"/>
          <w:color w:val="000000" w:themeColor="text1"/>
          <w:sz w:val="24"/>
          <w:szCs w:val="24"/>
        </w:rPr>
      </w:pPr>
      <w:bookmarkStart w:id="214" w:name="_Toc129382075"/>
      <w:r w:rsidRPr="00F44202">
        <w:rPr>
          <w:rFonts w:ascii="Times New Roman" w:eastAsia="BiauKai" w:hAnsi="Times New Roman" w:cs="Times New Roman"/>
        </w:rPr>
        <w:t>第三章</w:t>
      </w:r>
      <w:r w:rsidRPr="00F44202">
        <w:rPr>
          <w:rFonts w:ascii="Times New Roman" w:eastAsia="BiauKai" w:hAnsi="Times New Roman" w:cs="Times New Roman"/>
        </w:rPr>
        <w:t xml:space="preserve"> </w:t>
      </w:r>
      <w:r w:rsidRPr="00F44202">
        <w:rPr>
          <w:rFonts w:ascii="Times New Roman" w:eastAsia="BiauKai" w:hAnsi="Times New Roman" w:cs="Times New Roman"/>
        </w:rPr>
        <w:t>研</w:t>
      </w:r>
      <w:r w:rsidR="0B24459D" w:rsidRPr="00F44202">
        <w:rPr>
          <w:rFonts w:ascii="Times New Roman" w:eastAsia="BiauKai" w:hAnsi="Times New Roman" w:cs="Times New Roman"/>
        </w:rPr>
        <w:t>究步驟</w:t>
      </w:r>
      <w:r w:rsidR="00447682" w:rsidRPr="00F44202">
        <w:rPr>
          <w:rFonts w:ascii="Times New Roman" w:eastAsia="BiauKai" w:hAnsi="Times New Roman" w:cs="Times New Roman"/>
        </w:rPr>
        <w:t>(</w:t>
      </w:r>
      <w:r w:rsidR="00447682" w:rsidRPr="00F44202">
        <w:rPr>
          <w:rFonts w:ascii="Times New Roman" w:eastAsia="BiauKai" w:hAnsi="Times New Roman" w:cs="Times New Roman"/>
        </w:rPr>
        <w:t>辨識系統</w:t>
      </w:r>
      <w:r w:rsidR="00447682" w:rsidRPr="00F44202">
        <w:rPr>
          <w:rFonts w:ascii="Times New Roman" w:eastAsia="BiauKai" w:hAnsi="Times New Roman" w:cs="Times New Roman"/>
        </w:rPr>
        <w:t>)</w:t>
      </w:r>
      <w:bookmarkEnd w:id="214"/>
    </w:p>
    <w:p w14:paraId="1D64110D" w14:textId="0F2FDEFA" w:rsidR="001E3410" w:rsidRPr="00F44202" w:rsidRDefault="001E3410">
      <w:pPr>
        <w:rPr>
          <w:rFonts w:eastAsia="BiauKai"/>
        </w:rPr>
        <w:pPrChange w:id="215" w:author="何柏憲" w:date="2022-11-29T22:40:00Z">
          <w:pPr>
            <w:pStyle w:val="figure"/>
            <w:keepNext/>
            <w:framePr w:w="9552" w:h="4454" w:hRule="exact" w:hSpace="57" w:vSpace="170" w:wrap="notBeside" w:x="1258" w:y="3503"/>
            <w:tabs>
              <w:tab w:val="center" w:pos="2835"/>
              <w:tab w:val="center" w:pos="7655"/>
            </w:tabs>
            <w:adjustRightInd w:val="0"/>
            <w:snapToGrid w:val="0"/>
            <w:ind w:left="-12" w:firstLine="12"/>
            <w:jc w:val="center"/>
          </w:pPr>
        </w:pPrChange>
      </w:pPr>
    </w:p>
    <w:p w14:paraId="47B9C380" w14:textId="55CBA2A6" w:rsidR="00062BE4" w:rsidRPr="00F44202" w:rsidRDefault="0B24459D" w:rsidP="00447682">
      <w:pPr>
        <w:widowControl/>
        <w:spacing w:before="280"/>
        <w:ind w:rightChars="-201" w:right="-482"/>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　　系統開發流程如圖</w:t>
      </w:r>
      <w:r w:rsidR="0095359B" w:rsidRPr="00F44202">
        <w:rPr>
          <w:rFonts w:ascii="Times New Roman" w:eastAsia="BiauKai" w:hAnsi="Times New Roman" w:cs="Times New Roman"/>
          <w:color w:val="000000" w:themeColor="text1"/>
        </w:rPr>
        <w:t>四</w:t>
      </w:r>
      <w:r w:rsidRPr="00F44202">
        <w:rPr>
          <w:rFonts w:ascii="Times New Roman" w:eastAsia="BiauKai" w:hAnsi="Times New Roman" w:cs="Times New Roman"/>
          <w:color w:val="000000" w:themeColor="text1"/>
        </w:rPr>
        <w:t>所示，包括動作辨識、相機觸發</w:t>
      </w:r>
      <w:del w:id="216" w:author="何柏憲" w:date="2022-11-29T22:29:00Z">
        <w:r w:rsidRPr="00F44202" w:rsidDel="00BE0320">
          <w:rPr>
            <w:rFonts w:ascii="Times New Roman" w:eastAsia="BiauKai" w:hAnsi="Times New Roman" w:cs="Times New Roman"/>
            <w:color w:val="000000" w:themeColor="text1"/>
          </w:rPr>
          <w:delText>模組</w:delText>
        </w:r>
      </w:del>
      <w:r w:rsidRPr="00F44202">
        <w:rPr>
          <w:rFonts w:ascii="Times New Roman" w:eastAsia="BiauKai" w:hAnsi="Times New Roman" w:cs="Times New Roman"/>
          <w:color w:val="000000" w:themeColor="text1"/>
        </w:rPr>
        <w:t>及</w:t>
      </w:r>
      <w:r w:rsidRPr="00F44202">
        <w:rPr>
          <w:rFonts w:ascii="Times New Roman" w:eastAsia="BiauKai" w:hAnsi="Times New Roman" w:cs="Times New Roman"/>
          <w:color w:val="000000" w:themeColor="text1"/>
        </w:rPr>
        <w:t>APP</w:t>
      </w:r>
      <w:del w:id="217" w:author="何柏憲" w:date="2022-11-29T22:33:00Z">
        <w:r w:rsidRPr="00F44202" w:rsidDel="001E3410">
          <w:rPr>
            <w:rFonts w:ascii="Times New Roman" w:eastAsia="BiauKai" w:hAnsi="Times New Roman" w:cs="Times New Roman"/>
            <w:color w:val="000000" w:themeColor="text1"/>
          </w:rPr>
          <w:delText>連線</w:delText>
        </w:r>
      </w:del>
      <w:r w:rsidRPr="00F44202">
        <w:rPr>
          <w:rFonts w:ascii="Times New Roman" w:eastAsia="BiauKai" w:hAnsi="Times New Roman" w:cs="Times New Roman"/>
          <w:color w:val="000000" w:themeColor="text1"/>
        </w:rPr>
        <w:t>應用三個主要</w:t>
      </w:r>
      <w:r w:rsidR="008B3AAD" w:rsidRPr="00F44202">
        <w:rPr>
          <w:rFonts w:ascii="Times New Roman" w:eastAsia="BiauKai" w:hAnsi="Times New Roman" w:cs="Times New Roman"/>
          <w:color w:val="000000" w:themeColor="text1"/>
        </w:rPr>
        <w:t>模組</w:t>
      </w:r>
      <w:r w:rsidRPr="00F44202">
        <w:rPr>
          <w:rFonts w:ascii="Times New Roman" w:eastAsia="BiauKai" w:hAnsi="Times New Roman" w:cs="Times New Roman"/>
          <w:color w:val="000000" w:themeColor="text1"/>
        </w:rPr>
        <w:t>。在動作辨識</w:t>
      </w:r>
      <w:r w:rsidR="008B3AAD" w:rsidRPr="00F44202">
        <w:rPr>
          <w:rFonts w:ascii="Times New Roman" w:eastAsia="BiauKai" w:hAnsi="Times New Roman" w:cs="Times New Roman"/>
          <w:color w:val="000000" w:themeColor="text1"/>
        </w:rPr>
        <w:t>模組中</w:t>
      </w:r>
      <w:r w:rsidRPr="00F44202">
        <w:rPr>
          <w:rFonts w:ascii="Times New Roman" w:eastAsia="BiauKai" w:hAnsi="Times New Roman" w:cs="Times New Roman"/>
          <w:color w:val="000000" w:themeColor="text1"/>
        </w:rPr>
        <w:t>，本研究</w:t>
      </w:r>
      <w:del w:id="218" w:author="何柏憲" w:date="2022-11-29T22:33:00Z">
        <w:r w:rsidRPr="00F44202" w:rsidDel="001E3410">
          <w:rPr>
            <w:rFonts w:ascii="Times New Roman" w:eastAsia="BiauKai" w:hAnsi="Times New Roman" w:cs="Times New Roman"/>
            <w:color w:val="000000" w:themeColor="text1"/>
          </w:rPr>
          <w:delText>欲</w:delText>
        </w:r>
      </w:del>
      <w:del w:id="219" w:author="何柏憲" w:date="2022-11-29T22:34:00Z">
        <w:r w:rsidRPr="00F44202" w:rsidDel="001E3410">
          <w:rPr>
            <w:rFonts w:ascii="Times New Roman" w:eastAsia="BiauKai" w:hAnsi="Times New Roman" w:cs="Times New Roman"/>
            <w:color w:val="000000" w:themeColor="text1"/>
          </w:rPr>
          <w:delText>利用</w:delText>
        </w:r>
      </w:del>
      <w:ins w:id="220" w:author="何柏憲" w:date="2022-11-29T22:34:00Z">
        <w:r w:rsidR="001E3410" w:rsidRPr="00F44202">
          <w:rPr>
            <w:rFonts w:ascii="Times New Roman" w:eastAsia="BiauKai" w:hAnsi="Times New Roman" w:cs="Times New Roman"/>
            <w:color w:val="000000" w:themeColor="text1"/>
          </w:rPr>
          <w:t>使用</w:t>
        </w:r>
      </w:ins>
      <w:r w:rsidRPr="00F44202">
        <w:rPr>
          <w:rFonts w:ascii="Times New Roman" w:eastAsia="BiauKai" w:hAnsi="Times New Roman" w:cs="Times New Roman"/>
          <w:color w:val="000000" w:themeColor="text1"/>
        </w:rPr>
        <w:t>兩種方式來接收動作行為的資料，其中收集數據包括利用</w:t>
      </w:r>
      <w:r w:rsidRPr="00F44202">
        <w:rPr>
          <w:rFonts w:ascii="Times New Roman" w:eastAsia="BiauKai" w:hAnsi="Times New Roman" w:cs="Times New Roman"/>
          <w:color w:val="000000" w:themeColor="text1"/>
        </w:rPr>
        <w:t>Python</w:t>
      </w:r>
      <w:r w:rsidRPr="00F44202">
        <w:rPr>
          <w:rFonts w:ascii="Times New Roman" w:eastAsia="BiauKai" w:hAnsi="Times New Roman" w:cs="Times New Roman"/>
          <w:color w:val="000000" w:themeColor="text1"/>
        </w:rPr>
        <w:t>撰寫程式，透過感測裝置的藍芽功能來同時接收</w:t>
      </w:r>
      <w:ins w:id="221" w:author="何柏憲" w:date="2022-11-29T22:29:00Z">
        <w:r w:rsidR="00BE0320" w:rsidRPr="00F44202">
          <w:rPr>
            <w:rFonts w:ascii="Times New Roman" w:eastAsia="BiauKai" w:hAnsi="Times New Roman" w:cs="Times New Roman"/>
            <w:color w:val="000000" w:themeColor="text1"/>
          </w:rPr>
          <w:t>兩</w:t>
        </w:r>
      </w:ins>
      <w:del w:id="222" w:author="何柏憲" w:date="2022-11-29T22:29:00Z">
        <w:r w:rsidRPr="00F44202" w:rsidDel="00BE0320">
          <w:rPr>
            <w:rFonts w:ascii="Times New Roman" w:eastAsia="BiauKai" w:hAnsi="Times New Roman" w:cs="Times New Roman"/>
            <w:color w:val="000000" w:themeColor="text1"/>
          </w:rPr>
          <w:delText>2</w:delText>
        </w:r>
      </w:del>
      <w:r w:rsidRPr="00F44202">
        <w:rPr>
          <w:rFonts w:ascii="Times New Roman" w:eastAsia="BiauKai" w:hAnsi="Times New Roman" w:cs="Times New Roman"/>
          <w:color w:val="000000" w:themeColor="text1"/>
        </w:rPr>
        <w:t>顆感測器的資料。動作分類將透過傅立葉、一次微分、二次微分</w:t>
      </w:r>
      <w:r w:rsidR="008B3AAD" w:rsidRPr="00F44202">
        <w:rPr>
          <w:rFonts w:ascii="Times New Roman" w:eastAsia="BiauKai" w:hAnsi="Times New Roman" w:cs="Times New Roman"/>
          <w:color w:val="000000" w:themeColor="text1"/>
        </w:rPr>
        <w:t>及</w:t>
      </w:r>
      <w:ins w:id="223" w:author="何柏憲" w:date="2022-11-29T22:29:00Z">
        <w:r w:rsidR="00BE0320" w:rsidRPr="00F44202">
          <w:rPr>
            <w:rFonts w:ascii="Times New Roman" w:eastAsia="BiauKai" w:hAnsi="Times New Roman" w:cs="Times New Roman"/>
            <w:color w:val="000000" w:themeColor="text1"/>
          </w:rPr>
          <w:t>A</w:t>
        </w:r>
      </w:ins>
      <w:del w:id="224" w:author="何柏憲" w:date="2022-11-29T22:29:00Z">
        <w:r w:rsidRPr="00F44202" w:rsidDel="00BE0320">
          <w:rPr>
            <w:rFonts w:ascii="Times New Roman" w:eastAsia="BiauKai" w:hAnsi="Times New Roman" w:cs="Times New Roman"/>
            <w:color w:val="000000" w:themeColor="text1"/>
          </w:rPr>
          <w:delText>a</w:delText>
        </w:r>
      </w:del>
      <w:r w:rsidRPr="00F44202">
        <w:rPr>
          <w:rFonts w:ascii="Times New Roman" w:eastAsia="BiauKai" w:hAnsi="Times New Roman" w:cs="Times New Roman"/>
          <w:color w:val="000000" w:themeColor="text1"/>
        </w:rPr>
        <w:t>rctang</w:t>
      </w:r>
      <w:ins w:id="225" w:author="XD Luh" w:date="2022-12-15T11:26:00Z">
        <w:r w:rsidR="001348D0" w:rsidRPr="00F44202">
          <w:rPr>
            <w:rFonts w:ascii="Times New Roman" w:eastAsia="BiauKai" w:hAnsi="Times New Roman" w:cs="Times New Roman"/>
            <w:color w:val="000000" w:themeColor="text1"/>
          </w:rPr>
          <w:t>e</w:t>
        </w:r>
      </w:ins>
      <w:del w:id="226" w:author="XD Luh" w:date="2022-12-15T11:26:00Z">
        <w:r w:rsidRPr="00F44202" w:rsidDel="001348D0">
          <w:rPr>
            <w:rFonts w:ascii="Times New Roman" w:eastAsia="BiauKai" w:hAnsi="Times New Roman" w:cs="Times New Roman"/>
            <w:color w:val="000000" w:themeColor="text1"/>
          </w:rPr>
          <w:delText>a</w:delText>
        </w:r>
      </w:del>
      <w:r w:rsidRPr="00F44202">
        <w:rPr>
          <w:rFonts w:ascii="Times New Roman" w:eastAsia="BiauKai" w:hAnsi="Times New Roman" w:cs="Times New Roman"/>
          <w:color w:val="000000" w:themeColor="text1"/>
        </w:rPr>
        <w:t>nt</w:t>
      </w:r>
      <w:r w:rsidRPr="00F44202">
        <w:rPr>
          <w:rFonts w:ascii="Times New Roman" w:eastAsia="BiauKai" w:hAnsi="Times New Roman" w:cs="Times New Roman"/>
          <w:color w:val="000000" w:themeColor="text1"/>
        </w:rPr>
        <w:t>等特徵建構</w:t>
      </w:r>
      <w:r w:rsidRPr="00F44202">
        <w:rPr>
          <w:rFonts w:ascii="Times New Roman" w:eastAsia="BiauKai" w:hAnsi="Times New Roman" w:cs="Times New Roman"/>
          <w:color w:val="000000" w:themeColor="text1"/>
        </w:rPr>
        <w:t>Random Forest</w:t>
      </w:r>
      <w:r w:rsidRPr="00F44202">
        <w:rPr>
          <w:rFonts w:ascii="Times New Roman" w:eastAsia="BiauKai" w:hAnsi="Times New Roman" w:cs="Times New Roman"/>
          <w:color w:val="000000" w:themeColor="text1"/>
        </w:rPr>
        <w:t>模型預測行為樣式。</w:t>
      </w:r>
      <w:r w:rsidR="008B3AAD" w:rsidRPr="00F44202">
        <w:rPr>
          <w:rFonts w:ascii="Times New Roman" w:eastAsia="BiauKai" w:hAnsi="Times New Roman" w:cs="Times New Roman"/>
          <w:color w:val="000000" w:themeColor="text1"/>
        </w:rPr>
        <w:t>第二個模組是接收前一模組的</w:t>
      </w:r>
      <w:del w:id="227" w:author="何柏憲" w:date="2022-11-29T22:30:00Z">
        <w:r w:rsidR="008B3AAD" w:rsidRPr="00F44202" w:rsidDel="00BE0320">
          <w:rPr>
            <w:rFonts w:ascii="Times New Roman" w:eastAsia="BiauKai" w:hAnsi="Times New Roman" w:cs="Times New Roman"/>
            <w:color w:val="000000" w:themeColor="text1"/>
          </w:rPr>
          <w:delText>的</w:delText>
        </w:r>
      </w:del>
      <w:r w:rsidR="008B3AAD" w:rsidRPr="00F44202">
        <w:rPr>
          <w:rFonts w:ascii="Times New Roman" w:eastAsia="BiauKai" w:hAnsi="Times New Roman" w:cs="Times New Roman"/>
          <w:color w:val="000000" w:themeColor="text1"/>
        </w:rPr>
        <w:t>分類結果，依據</w:t>
      </w:r>
      <w:r w:rsidRPr="00F44202">
        <w:rPr>
          <w:rFonts w:ascii="Times New Roman" w:eastAsia="BiauKai" w:hAnsi="Times New Roman" w:cs="Times New Roman"/>
          <w:color w:val="000000" w:themeColor="text1"/>
        </w:rPr>
        <w:t>預測</w:t>
      </w:r>
      <w:del w:id="228" w:author="何柏憲" w:date="2022-11-29T22:30:00Z">
        <w:r w:rsidRPr="00F44202" w:rsidDel="00BE0320">
          <w:rPr>
            <w:rFonts w:ascii="Times New Roman" w:eastAsia="BiauKai" w:hAnsi="Times New Roman" w:cs="Times New Roman"/>
            <w:color w:val="000000" w:themeColor="text1"/>
          </w:rPr>
          <w:delText>之</w:delText>
        </w:r>
      </w:del>
      <w:r w:rsidRPr="00F44202">
        <w:rPr>
          <w:rFonts w:ascii="Times New Roman" w:eastAsia="BiauKai" w:hAnsi="Times New Roman" w:cs="Times New Roman"/>
          <w:color w:val="000000" w:themeColor="text1"/>
        </w:rPr>
        <w:t>結果觸發相機</w:t>
      </w:r>
      <w:del w:id="229" w:author="何柏憲" w:date="2022-11-29T22:30:00Z">
        <w:r w:rsidR="008B3AAD" w:rsidRPr="00F44202" w:rsidDel="00BE0320">
          <w:rPr>
            <w:rFonts w:ascii="Times New Roman" w:eastAsia="BiauKai" w:hAnsi="Times New Roman" w:cs="Times New Roman"/>
            <w:color w:val="000000" w:themeColor="text1"/>
          </w:rPr>
          <w:delText>之</w:delText>
        </w:r>
      </w:del>
      <w:r w:rsidRPr="00F44202">
        <w:rPr>
          <w:rFonts w:ascii="Times New Roman" w:eastAsia="BiauKai" w:hAnsi="Times New Roman" w:cs="Times New Roman"/>
          <w:color w:val="000000" w:themeColor="text1"/>
        </w:rPr>
        <w:t>開關紀錄，最後以</w:t>
      </w:r>
      <w:del w:id="230" w:author="何柏憲" w:date="2022-11-29T22:31:00Z">
        <w:r w:rsidRPr="00F44202" w:rsidDel="001E3410">
          <w:rPr>
            <w:rFonts w:ascii="Times New Roman" w:eastAsia="BiauKai" w:hAnsi="Times New Roman" w:cs="Times New Roman"/>
            <w:color w:val="000000" w:themeColor="text1"/>
          </w:rPr>
          <w:delText>Amazon S3</w:delText>
        </w:r>
      </w:del>
      <w:ins w:id="231" w:author="何柏憲" w:date="2022-11-29T22:31:00Z">
        <w:r w:rsidR="001E3410" w:rsidRPr="00F44202">
          <w:rPr>
            <w:rFonts w:ascii="Times New Roman" w:eastAsia="BiauKai" w:hAnsi="Times New Roman" w:cs="Times New Roman"/>
            <w:color w:val="000000" w:themeColor="text1"/>
          </w:rPr>
          <w:t>Firebase</w:t>
        </w:r>
      </w:ins>
      <w:r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color w:val="000000" w:themeColor="text1"/>
        </w:rPr>
        <w:t>的技術將照片</w:t>
      </w:r>
      <w:ins w:id="232" w:author="何柏憲" w:date="2022-11-29T22:31:00Z">
        <w:r w:rsidR="001E3410" w:rsidRPr="00F44202">
          <w:rPr>
            <w:rFonts w:ascii="Times New Roman" w:eastAsia="BiauKai" w:hAnsi="Times New Roman" w:cs="Times New Roman"/>
            <w:color w:val="000000" w:themeColor="text1"/>
          </w:rPr>
          <w:t>上傳至</w:t>
        </w:r>
      </w:ins>
      <w:del w:id="233" w:author="何柏憲" w:date="2022-11-29T22:31:00Z">
        <w:r w:rsidRPr="00F44202" w:rsidDel="001E3410">
          <w:rPr>
            <w:rFonts w:ascii="Times New Roman" w:eastAsia="BiauKai" w:hAnsi="Times New Roman" w:cs="Times New Roman"/>
            <w:color w:val="000000" w:themeColor="text1"/>
          </w:rPr>
          <w:delText>存取於</w:delText>
        </w:r>
      </w:del>
      <w:r w:rsidRPr="00F44202">
        <w:rPr>
          <w:rFonts w:ascii="Times New Roman" w:eastAsia="BiauKai" w:hAnsi="Times New Roman" w:cs="Times New Roman"/>
          <w:color w:val="000000" w:themeColor="text1"/>
        </w:rPr>
        <w:t>資料庫</w:t>
      </w:r>
      <w:r w:rsidR="008B3AAD" w:rsidRPr="00F44202">
        <w:rPr>
          <w:rFonts w:ascii="Times New Roman" w:eastAsia="BiauKai" w:hAnsi="Times New Roman" w:cs="Times New Roman"/>
          <w:color w:val="000000" w:themeColor="text1"/>
        </w:rPr>
        <w:t>，第三個</w:t>
      </w:r>
      <w:r w:rsidR="008B3AAD" w:rsidRPr="00F44202">
        <w:rPr>
          <w:rFonts w:ascii="Times New Roman" w:eastAsia="BiauKai" w:hAnsi="Times New Roman" w:cs="Times New Roman"/>
          <w:color w:val="000000" w:themeColor="text1"/>
        </w:rPr>
        <w:t>A</w:t>
      </w:r>
      <w:del w:id="234" w:author="何柏憲" w:date="2022-11-29T22:29:00Z">
        <w:r w:rsidR="008B3AAD" w:rsidRPr="00F44202" w:rsidDel="00BE0320">
          <w:rPr>
            <w:rFonts w:ascii="Times New Roman" w:eastAsia="BiauKai" w:hAnsi="Times New Roman" w:cs="Times New Roman"/>
            <w:color w:val="000000" w:themeColor="text1"/>
          </w:rPr>
          <w:delText>pp</w:delText>
        </w:r>
      </w:del>
      <w:ins w:id="235" w:author="何柏憲" w:date="2022-11-29T22:29:00Z">
        <w:r w:rsidR="00BE0320" w:rsidRPr="00F44202">
          <w:rPr>
            <w:rFonts w:ascii="Times New Roman" w:eastAsia="BiauKai" w:hAnsi="Times New Roman" w:cs="Times New Roman"/>
            <w:color w:val="000000" w:themeColor="text1"/>
          </w:rPr>
          <w:t>PP</w:t>
        </w:r>
      </w:ins>
      <w:r w:rsidR="008B3AAD" w:rsidRPr="00F44202">
        <w:rPr>
          <w:rFonts w:ascii="Times New Roman" w:eastAsia="BiauKai" w:hAnsi="Times New Roman" w:cs="Times New Roman"/>
          <w:color w:val="000000" w:themeColor="text1"/>
        </w:rPr>
        <w:t xml:space="preserve"> </w:t>
      </w:r>
      <w:r w:rsidR="008B3AAD" w:rsidRPr="00F44202">
        <w:rPr>
          <w:rFonts w:ascii="Times New Roman" w:eastAsia="BiauKai" w:hAnsi="Times New Roman" w:cs="Times New Roman"/>
          <w:color w:val="000000" w:themeColor="text1"/>
        </w:rPr>
        <w:t>連接應用是接收第二個模組儲存於資料庫的照片</w:t>
      </w:r>
      <w:r w:rsidRPr="00F44202">
        <w:rPr>
          <w:rFonts w:ascii="Times New Roman" w:eastAsia="BiauKai" w:hAnsi="Times New Roman" w:cs="Times New Roman"/>
          <w:color w:val="000000" w:themeColor="text1"/>
        </w:rPr>
        <w:t>，藉由手機</w:t>
      </w:r>
      <w:r w:rsidRPr="00F44202">
        <w:rPr>
          <w:rFonts w:ascii="Times New Roman" w:eastAsia="BiauKai" w:hAnsi="Times New Roman" w:cs="Times New Roman"/>
          <w:color w:val="000000" w:themeColor="text1"/>
        </w:rPr>
        <w:t xml:space="preserve">UI </w:t>
      </w:r>
      <w:r w:rsidRPr="00F44202">
        <w:rPr>
          <w:rFonts w:ascii="Times New Roman" w:eastAsia="BiauKai" w:hAnsi="Times New Roman" w:cs="Times New Roman"/>
          <w:color w:val="000000" w:themeColor="text1"/>
        </w:rPr>
        <w:t>呈現</w:t>
      </w:r>
      <w:del w:id="236" w:author="何柏憲" w:date="2022-11-29T22:30:00Z">
        <w:r w:rsidRPr="00F44202" w:rsidDel="00BE0320">
          <w:rPr>
            <w:rFonts w:ascii="Times New Roman" w:eastAsia="BiauKai" w:hAnsi="Times New Roman" w:cs="Times New Roman"/>
            <w:color w:val="000000" w:themeColor="text1"/>
          </w:rPr>
          <w:delText>之</w:delText>
        </w:r>
      </w:del>
      <w:r w:rsidRPr="00F44202">
        <w:rPr>
          <w:rFonts w:ascii="Times New Roman" w:eastAsia="BiauKai" w:hAnsi="Times New Roman" w:cs="Times New Roman"/>
          <w:color w:val="000000" w:themeColor="text1"/>
        </w:rPr>
        <w:t>結果</w:t>
      </w:r>
      <w:del w:id="237" w:author="何柏憲" w:date="2022-11-29T22:34:00Z">
        <w:r w:rsidRPr="00F44202" w:rsidDel="001E3410">
          <w:rPr>
            <w:rFonts w:ascii="Times New Roman" w:eastAsia="BiauKai" w:hAnsi="Times New Roman" w:cs="Times New Roman"/>
            <w:color w:val="000000" w:themeColor="text1"/>
          </w:rPr>
          <w:delText>和後續應用</w:delText>
        </w:r>
      </w:del>
      <w:r w:rsidRPr="00F44202">
        <w:rPr>
          <w:rFonts w:ascii="Times New Roman" w:eastAsia="BiauKai" w:hAnsi="Times New Roman" w:cs="Times New Roman"/>
          <w:color w:val="000000" w:themeColor="text1"/>
        </w:rPr>
        <w:t>。</w:t>
      </w:r>
    </w:p>
    <w:p w14:paraId="002B94E6" w14:textId="77777777" w:rsidR="00447682" w:rsidRPr="00F44202" w:rsidRDefault="00447682" w:rsidP="00447682">
      <w:pPr>
        <w:widowControl/>
        <w:spacing w:before="280"/>
        <w:ind w:rightChars="-201" w:right="-482"/>
        <w:jc w:val="both"/>
        <w:rPr>
          <w:rFonts w:ascii="Times New Roman" w:eastAsia="BiauKai" w:hAnsi="Times New Roman" w:cs="Times New Roman"/>
          <w:color w:val="000000" w:themeColor="text1"/>
        </w:rPr>
      </w:pPr>
    </w:p>
    <w:p w14:paraId="13150997" w14:textId="359DBF1A" w:rsidR="00447682" w:rsidRPr="00F44202" w:rsidRDefault="00447682" w:rsidP="00447682">
      <w:pPr>
        <w:rPr>
          <w:rFonts w:ascii="Times New Roman" w:eastAsia="BiauKai" w:hAnsi="Times New Roman" w:cs="Times New Roman"/>
        </w:rPr>
      </w:pPr>
      <w:r w:rsidRPr="00F44202">
        <w:rPr>
          <w:rFonts w:ascii="Times New Roman" w:eastAsia="BiauKai" w:hAnsi="Times New Roman" w:cs="Times New Roman"/>
          <w:noProof/>
        </w:rPr>
        <w:lastRenderedPageBreak/>
        <w:drawing>
          <wp:inline distT="0" distB="0" distL="0" distR="0" wp14:anchorId="30B9EFA4" wp14:editId="5D52C2D8">
            <wp:extent cx="5597236" cy="2996059"/>
            <wp:effectExtent l="0" t="0" r="3810"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013" cy="3067667"/>
                    </a:xfrm>
                    <a:prstGeom prst="rect">
                      <a:avLst/>
                    </a:prstGeom>
                    <a:noFill/>
                  </pic:spPr>
                </pic:pic>
              </a:graphicData>
            </a:graphic>
          </wp:inline>
        </w:drawing>
      </w:r>
    </w:p>
    <w:p w14:paraId="7FB91684" w14:textId="77777777" w:rsidR="00447682" w:rsidRPr="00F44202" w:rsidRDefault="00447682" w:rsidP="00447682">
      <w:pPr>
        <w:rPr>
          <w:rFonts w:ascii="Times New Roman" w:eastAsia="BiauKai" w:hAnsi="Times New Roman" w:cs="Times New Roman"/>
        </w:rPr>
      </w:pPr>
    </w:p>
    <w:p w14:paraId="379B1B5D" w14:textId="451A0A97" w:rsidR="00447682" w:rsidRPr="00F44202" w:rsidRDefault="00447682" w:rsidP="00447682">
      <w:pPr>
        <w:jc w:val="center"/>
        <w:rPr>
          <w:rFonts w:ascii="Times New Roman" w:eastAsia="BiauKai" w:hAnsi="Times New Roman" w:cs="Times New Roman"/>
        </w:rPr>
      </w:pPr>
      <w:r w:rsidRPr="00F44202">
        <w:rPr>
          <w:rFonts w:ascii="Times New Roman" w:eastAsia="BiauKai" w:hAnsi="Times New Roman" w:cs="Times New Roman"/>
        </w:rPr>
        <w:t>圖四、</w:t>
      </w:r>
      <w:r w:rsidRPr="00F44202">
        <w:rPr>
          <w:rFonts w:ascii="Times New Roman" w:eastAsia="BiauKai" w:hAnsi="Times New Roman" w:cs="Times New Roman"/>
        </w:rPr>
        <w:t xml:space="preserve"> </w:t>
      </w:r>
      <w:r w:rsidRPr="00F44202">
        <w:rPr>
          <w:rFonts w:ascii="Times New Roman" w:eastAsia="BiauKai" w:hAnsi="Times New Roman" w:cs="Times New Roman"/>
        </w:rPr>
        <w:t>開發流程圖</w:t>
      </w:r>
    </w:p>
    <w:p w14:paraId="2B8CA975" w14:textId="05F7B410" w:rsidR="00062BE4" w:rsidRPr="00F44202" w:rsidRDefault="00DE47B0" w:rsidP="00447682">
      <w:pPr>
        <w:pStyle w:val="3"/>
        <w:rPr>
          <w:rFonts w:ascii="Times New Roman" w:eastAsia="BiauKai" w:hAnsi="Times New Roman" w:cs="Times New Roman"/>
        </w:rPr>
      </w:pPr>
      <w:bookmarkStart w:id="238" w:name="_Toc129382076"/>
      <w:r w:rsidRPr="00F44202">
        <w:rPr>
          <w:rFonts w:ascii="Times New Roman" w:eastAsia="BiauKai" w:hAnsi="Times New Roman" w:cs="Times New Roman"/>
        </w:rPr>
        <w:t>3</w:t>
      </w:r>
      <w:r w:rsidR="009D03DA" w:rsidRPr="00F44202">
        <w:rPr>
          <w:rFonts w:ascii="Times New Roman" w:eastAsia="BiauKai" w:hAnsi="Times New Roman" w:cs="Times New Roman"/>
        </w:rPr>
        <w:t>.1</w:t>
      </w:r>
      <w:ins w:id="239" w:author="峻霆 林" w:date="2022-12-28T18:14:00Z">
        <w:r w:rsidR="00B874B0" w:rsidRPr="00F44202">
          <w:rPr>
            <w:rFonts w:ascii="Times New Roman" w:eastAsia="BiauKai" w:hAnsi="Times New Roman" w:cs="Times New Roman"/>
          </w:rPr>
          <w:t>預測模型</w:t>
        </w:r>
      </w:ins>
      <w:r w:rsidR="00062BE4" w:rsidRPr="00F44202">
        <w:rPr>
          <w:rFonts w:ascii="Times New Roman" w:eastAsia="BiauKai" w:hAnsi="Times New Roman" w:cs="Times New Roman"/>
        </w:rPr>
        <w:t>特徵</w:t>
      </w:r>
      <w:del w:id="240" w:author="峻霆 林" w:date="2022-12-28T18:14:00Z">
        <w:r w:rsidR="00062BE4" w:rsidRPr="00F44202" w:rsidDel="00B874B0">
          <w:rPr>
            <w:rFonts w:ascii="Times New Roman" w:eastAsia="BiauKai" w:hAnsi="Times New Roman" w:cs="Times New Roman"/>
          </w:rPr>
          <w:delText>選取</w:delText>
        </w:r>
      </w:del>
      <w:r w:rsidR="00062BE4" w:rsidRPr="00F44202">
        <w:rPr>
          <w:rFonts w:ascii="Times New Roman" w:eastAsia="BiauKai" w:hAnsi="Times New Roman" w:cs="Times New Roman"/>
        </w:rPr>
        <w:t>：</w:t>
      </w:r>
      <w:bookmarkEnd w:id="238"/>
    </w:p>
    <w:p w14:paraId="4E4DBB94" w14:textId="4B3FE873" w:rsidR="00062BE4" w:rsidRPr="00F44202" w:rsidRDefault="00C3367E" w:rsidP="00447682">
      <w:pPr>
        <w:widowControl/>
        <w:spacing w:before="280"/>
        <w:ind w:rightChars="-201" w:right="-482"/>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    </w:t>
      </w:r>
      <w:r w:rsidR="008F2B7C" w:rsidRPr="00F44202">
        <w:rPr>
          <w:rFonts w:ascii="Times New Roman" w:eastAsia="BiauKai" w:hAnsi="Times New Roman" w:cs="Times New Roman"/>
          <w:color w:val="000000" w:themeColor="text1"/>
        </w:rPr>
        <w:t>九軸感測器收集的數據是由多個離散點組成，包含許多動作像是拿、放及走路，為了要自動辨識動作的不同，可以透過進行數據分割和傅立葉轉換等前處理。本研究假設採樣頻率為</w:t>
      </w:r>
      <w:r w:rsidR="008F2B7C" w:rsidRPr="00F44202">
        <w:rPr>
          <w:rFonts w:ascii="Times New Roman" w:eastAsia="BiauKai" w:hAnsi="Times New Roman" w:cs="Times New Roman"/>
          <w:color w:val="000000" w:themeColor="text1"/>
        </w:rPr>
        <w:t>20Hz</w:t>
      </w:r>
      <w:r w:rsidR="008F2B7C" w:rsidRPr="00F44202">
        <w:rPr>
          <w:rFonts w:ascii="Times New Roman" w:eastAsia="BiauKai" w:hAnsi="Times New Roman" w:cs="Times New Roman"/>
          <w:color w:val="000000" w:themeColor="text1"/>
        </w:rPr>
        <w:t>每個動作不超過</w:t>
      </w:r>
      <w:r w:rsidR="008F2B7C" w:rsidRPr="00F44202">
        <w:rPr>
          <w:rFonts w:ascii="Times New Roman" w:eastAsia="BiauKai" w:hAnsi="Times New Roman" w:cs="Times New Roman"/>
          <w:color w:val="000000" w:themeColor="text1"/>
        </w:rPr>
        <w:t>1.5</w:t>
      </w:r>
      <w:r w:rsidR="008F2B7C" w:rsidRPr="00F44202">
        <w:rPr>
          <w:rFonts w:ascii="Times New Roman" w:eastAsia="BiauKai" w:hAnsi="Times New Roman" w:cs="Times New Roman"/>
          <w:color w:val="000000" w:themeColor="text1"/>
        </w:rPr>
        <w:t>秒的情形下，</w:t>
      </w:r>
      <w:r w:rsidR="008F2B7C" w:rsidRPr="00F44202">
        <w:rPr>
          <w:rFonts w:ascii="Times New Roman" w:eastAsia="BiauKai" w:hAnsi="Times New Roman" w:cs="Times New Roman"/>
          <w:color w:val="000000" w:themeColor="text1"/>
        </w:rPr>
        <w:t xml:space="preserve">Window Size </w:t>
      </w:r>
      <w:r w:rsidR="008F2B7C" w:rsidRPr="00F44202">
        <w:rPr>
          <w:rFonts w:ascii="Times New Roman" w:eastAsia="BiauKai" w:hAnsi="Times New Roman" w:cs="Times New Roman"/>
          <w:color w:val="000000" w:themeColor="text1"/>
        </w:rPr>
        <w:t>設置為</w:t>
      </w:r>
      <w:r w:rsidR="008F2B7C" w:rsidRPr="00F44202">
        <w:rPr>
          <w:rFonts w:ascii="Times New Roman" w:eastAsia="BiauKai" w:hAnsi="Times New Roman" w:cs="Times New Roman"/>
          <w:color w:val="000000" w:themeColor="text1"/>
        </w:rPr>
        <w:t xml:space="preserve">30 </w:t>
      </w:r>
      <w:r w:rsidR="008F2B7C" w:rsidRPr="00F44202">
        <w:rPr>
          <w:rFonts w:ascii="Times New Roman" w:eastAsia="BiauKai" w:hAnsi="Times New Roman" w:cs="Times New Roman"/>
          <w:color w:val="000000" w:themeColor="text1"/>
        </w:rPr>
        <w:t>進行數據分割；傅立葉轉換是將資料由時域轉換至頻域，藉由頻域信號辨識不同動作間的能量。因為每個動作在頻域顯示的能量不同，選擇使用傅立葉轉換可以有效區分動作差異。式</w:t>
      </w:r>
      <w:r w:rsidR="008F2B7C" w:rsidRPr="00F44202">
        <w:rPr>
          <w:rFonts w:ascii="Times New Roman" w:eastAsia="BiauKai" w:hAnsi="Times New Roman" w:cs="Times New Roman"/>
          <w:color w:val="000000" w:themeColor="text1"/>
        </w:rPr>
        <w:t>(1)</w:t>
      </w:r>
      <w:r w:rsidR="008F2B7C" w:rsidRPr="00F44202">
        <w:rPr>
          <w:rFonts w:ascii="Times New Roman" w:eastAsia="BiauKai" w:hAnsi="Times New Roman" w:cs="Times New Roman"/>
          <w:color w:val="000000" w:themeColor="text1"/>
        </w:rPr>
        <w:t>為傅立葉轉換公式。</w:t>
      </w:r>
    </w:p>
    <w:p w14:paraId="2CFD0CFE" w14:textId="77777777" w:rsidR="00FE61E1" w:rsidRPr="00F44202" w:rsidRDefault="00FE61E1" w:rsidP="00447682">
      <w:pPr>
        <w:widowControl/>
        <w:spacing w:before="280"/>
        <w:ind w:rightChars="-201" w:right="-482"/>
        <w:jc w:val="both"/>
        <w:rPr>
          <w:rFonts w:ascii="Times New Roman" w:eastAsia="BiauKai" w:hAnsi="Times New Roman" w:cs="Times New Roman"/>
          <w:color w:val="000000" w:themeColor="text1"/>
        </w:rPr>
      </w:pPr>
    </w:p>
    <w:p w14:paraId="172200F3" w14:textId="7EC1B3F1" w:rsidR="00062BE4" w:rsidRPr="00F44202" w:rsidRDefault="005C781F" w:rsidP="00447682">
      <w:pPr>
        <w:widowControl/>
        <w:adjustRightInd w:val="0"/>
        <w:snapToGrid w:val="0"/>
        <w:ind w:rightChars="-201" w:right="-482" w:firstLine="282"/>
        <w:jc w:val="right"/>
        <w:rPr>
          <w:rFonts w:ascii="Times New Roman" w:eastAsia="BiauKai" w:hAnsi="Times New Roman" w:cs="Times New Roman"/>
          <w:color w:val="000000" w:themeColor="text1"/>
        </w:rPr>
      </w:pPr>
      <m:oMath>
        <m:r>
          <w:rPr>
            <w:rFonts w:ascii="Cambria Math" w:eastAsia="BiauKai" w:hAnsi="Cambria Math" w:cs="Times New Roman"/>
            <w:color w:val="000000" w:themeColor="text1"/>
          </w:rPr>
          <m:t>X</m:t>
        </m:r>
        <m:d>
          <m:dPr>
            <m:ctrlPr>
              <w:rPr>
                <w:rFonts w:ascii="Cambria Math" w:eastAsia="BiauKai" w:hAnsi="Cambria Math" w:cs="Times New Roman"/>
                <w:color w:val="000000" w:themeColor="text1"/>
              </w:rPr>
            </m:ctrlPr>
          </m:dPr>
          <m:e>
            <m:r>
              <w:rPr>
                <w:rFonts w:ascii="Cambria Math" w:eastAsia="BiauKai" w:hAnsi="Cambria Math" w:cs="Times New Roman"/>
                <w:color w:val="000000" w:themeColor="text1"/>
              </w:rPr>
              <m:t>k</m:t>
            </m:r>
          </m:e>
        </m:d>
        <m:r>
          <w:rPr>
            <w:rFonts w:ascii="Cambria Math" w:eastAsia="BiauKai" w:hAnsi="Cambria Math" w:cs="Times New Roman"/>
            <w:color w:val="000000" w:themeColor="text1"/>
          </w:rPr>
          <m:t xml:space="preserve">= </m:t>
        </m:r>
        <m:nary>
          <m:naryPr>
            <m:chr m:val="∑"/>
            <m:ctrlPr>
              <w:rPr>
                <w:rFonts w:ascii="Cambria Math" w:eastAsia="BiauKai" w:hAnsi="Cambria Math" w:cs="Times New Roman"/>
                <w:color w:val="000000" w:themeColor="text1"/>
              </w:rPr>
            </m:ctrlPr>
          </m:naryPr>
          <m:sub>
            <m:r>
              <w:rPr>
                <w:rFonts w:ascii="Cambria Math" w:eastAsia="BiauKai" w:hAnsi="Cambria Math" w:cs="Times New Roman"/>
                <w:color w:val="000000" w:themeColor="text1"/>
              </w:rPr>
              <m:t>n=0</m:t>
            </m:r>
          </m:sub>
          <m:sup>
            <m:r>
              <w:rPr>
                <w:rFonts w:ascii="Cambria Math" w:eastAsia="BiauKai" w:hAnsi="Cambria Math" w:cs="Times New Roman"/>
                <w:color w:val="000000" w:themeColor="text1"/>
              </w:rPr>
              <m:t>N-1</m:t>
            </m:r>
          </m:sup>
          <m:e>
            <m:r>
              <w:rPr>
                <w:rFonts w:ascii="Cambria Math" w:eastAsia="BiauKai" w:hAnsi="Cambria Math" w:cs="Times New Roman"/>
                <w:color w:val="000000" w:themeColor="text1"/>
              </w:rPr>
              <m:t>x</m:t>
            </m:r>
            <m:d>
              <m:dPr>
                <m:ctrlPr>
                  <w:rPr>
                    <w:rFonts w:ascii="Cambria Math" w:eastAsia="BiauKai" w:hAnsi="Cambria Math" w:cs="Times New Roman"/>
                    <w:color w:val="000000" w:themeColor="text1"/>
                  </w:rPr>
                </m:ctrlPr>
              </m:dPr>
              <m:e>
                <m:r>
                  <w:rPr>
                    <w:rFonts w:ascii="Cambria Math" w:eastAsia="BiauKai" w:hAnsi="Cambria Math" w:cs="Times New Roman"/>
                    <w:color w:val="000000" w:themeColor="text1"/>
                  </w:rPr>
                  <m:t>n</m:t>
                </m:r>
              </m:e>
            </m:d>
            <m:sSup>
              <m:sSupPr>
                <m:ctrlPr>
                  <w:rPr>
                    <w:rFonts w:ascii="Cambria Math" w:eastAsia="BiauKai" w:hAnsi="Cambria Math" w:cs="Times New Roman"/>
                    <w:color w:val="000000" w:themeColor="text1"/>
                  </w:rPr>
                </m:ctrlPr>
              </m:sSupPr>
              <m:e>
                <m:r>
                  <w:rPr>
                    <w:rFonts w:ascii="Cambria Math" w:eastAsia="BiauKai" w:hAnsi="Cambria Math" w:cs="Times New Roman"/>
                    <w:color w:val="000000" w:themeColor="text1"/>
                  </w:rPr>
                  <m:t>e</m:t>
                </m:r>
              </m:e>
              <m:sup>
                <m:r>
                  <w:rPr>
                    <w:rFonts w:ascii="Cambria Math" w:eastAsia="BiauKai" w:hAnsi="Cambria Math" w:cs="Times New Roman"/>
                    <w:color w:val="000000" w:themeColor="text1"/>
                  </w:rPr>
                  <m:t>-i2πkn/N</m:t>
                </m:r>
              </m:sup>
            </m:sSup>
          </m:e>
        </m:nary>
        <m:r>
          <w:rPr>
            <w:rFonts w:ascii="Cambria Math" w:eastAsia="BiauKai" w:hAnsi="Cambria Math" w:cs="Times New Roman"/>
            <w:color w:val="000000" w:themeColor="text1"/>
          </w:rPr>
          <m:t xml:space="preserve">= </m:t>
        </m:r>
        <m:nary>
          <m:naryPr>
            <m:chr m:val="∑"/>
            <m:ctrlPr>
              <w:rPr>
                <w:rFonts w:ascii="Cambria Math" w:eastAsia="BiauKai" w:hAnsi="Cambria Math" w:cs="Times New Roman"/>
                <w:color w:val="000000" w:themeColor="text1"/>
              </w:rPr>
            </m:ctrlPr>
          </m:naryPr>
          <m:sub>
            <m:r>
              <w:rPr>
                <w:rFonts w:ascii="Cambria Math" w:eastAsia="BiauKai" w:hAnsi="Cambria Math" w:cs="Times New Roman"/>
                <w:color w:val="000000" w:themeColor="text1"/>
              </w:rPr>
              <m:t>n=0</m:t>
            </m:r>
          </m:sub>
          <m:sup>
            <m:r>
              <w:rPr>
                <w:rFonts w:ascii="Cambria Math" w:eastAsia="BiauKai" w:hAnsi="Cambria Math" w:cs="Times New Roman"/>
                <w:color w:val="000000" w:themeColor="text1"/>
              </w:rPr>
              <m:t>N-1</m:t>
            </m:r>
          </m:sup>
          <m:e>
            <m:r>
              <w:rPr>
                <w:rFonts w:ascii="Cambria Math" w:eastAsia="BiauKai" w:hAnsi="Cambria Math" w:cs="Times New Roman"/>
                <w:color w:val="000000" w:themeColor="text1"/>
              </w:rPr>
              <m:t>x</m:t>
            </m:r>
            <m:d>
              <m:dPr>
                <m:ctrlPr>
                  <w:rPr>
                    <w:rFonts w:ascii="Cambria Math" w:eastAsia="BiauKai" w:hAnsi="Cambria Math" w:cs="Times New Roman"/>
                    <w:color w:val="000000" w:themeColor="text1"/>
                  </w:rPr>
                </m:ctrlPr>
              </m:dPr>
              <m:e>
                <m:r>
                  <w:rPr>
                    <w:rFonts w:ascii="Cambria Math" w:eastAsia="BiauKai" w:hAnsi="Cambria Math" w:cs="Times New Roman"/>
                    <w:color w:val="000000" w:themeColor="text1"/>
                  </w:rPr>
                  <m:t>n</m:t>
                </m:r>
              </m:e>
            </m:d>
            <m:box>
              <m:boxPr>
                <m:opEmu m:val="1"/>
                <m:ctrlPr>
                  <w:rPr>
                    <w:rFonts w:ascii="Cambria Math" w:eastAsia="BiauKai" w:hAnsi="Cambria Math" w:cs="Times New Roman"/>
                    <w:color w:val="000000" w:themeColor="text1"/>
                  </w:rPr>
                </m:ctrlPr>
              </m:boxPr>
              <m:e>
                <m:r>
                  <w:rPr>
                    <w:rFonts w:ascii="Cambria Math" w:eastAsia="BiauKai" w:hAnsi="Cambria Math" w:cs="Times New Roman"/>
                    <w:color w:val="000000" w:themeColor="text1"/>
                  </w:rPr>
                  <m:t>cos</m:t>
                </m:r>
              </m:e>
            </m:box>
            <m:r>
              <w:del w:id="241" w:author="XD Luh" w:date="2022-12-15T11:26:00Z">
                <w:rPr>
                  <w:rFonts w:ascii="Cambria Math" w:eastAsia="BiauKai" w:hAnsi="Cambria Math" w:cs="Times New Roman"/>
                  <w:color w:val="000000" w:themeColor="text1"/>
                </w:rPr>
                <m:t xml:space="preserve">cos </m:t>
              </w:del>
            </m:r>
            <m:d>
              <m:dPr>
                <m:ctrlPr>
                  <w:rPr>
                    <w:rFonts w:ascii="Cambria Math" w:eastAsia="BiauKai" w:hAnsi="Cambria Math" w:cs="Times New Roman"/>
                    <w:color w:val="000000" w:themeColor="text1"/>
                  </w:rPr>
                </m:ctrlPr>
              </m:dPr>
              <m:e>
                <m:f>
                  <m:fPr>
                    <m:ctrlPr>
                      <w:rPr>
                        <w:rFonts w:ascii="Cambria Math" w:eastAsia="BiauKai" w:hAnsi="Cambria Math" w:cs="Times New Roman"/>
                        <w:color w:val="000000" w:themeColor="text1"/>
                      </w:rPr>
                    </m:ctrlPr>
                  </m:fPr>
                  <m:num>
                    <m:r>
                      <w:rPr>
                        <w:rFonts w:ascii="Cambria Math" w:eastAsia="BiauKai" w:hAnsi="Cambria Math" w:cs="Times New Roman"/>
                        <w:color w:val="000000" w:themeColor="text1"/>
                      </w:rPr>
                      <m:t>2πkn</m:t>
                    </m:r>
                  </m:num>
                  <m:den>
                    <m:r>
                      <w:rPr>
                        <w:rFonts w:ascii="Cambria Math" w:eastAsia="BiauKai" w:hAnsi="Cambria Math" w:cs="Times New Roman"/>
                        <w:color w:val="000000" w:themeColor="text1"/>
                      </w:rPr>
                      <m:t>N</m:t>
                    </m:r>
                  </m:den>
                </m:f>
              </m:e>
            </m:d>
          </m:e>
        </m:nary>
        <m:r>
          <w:rPr>
            <w:rFonts w:ascii="Cambria Math" w:eastAsia="BiauKai" w:hAnsi="Cambria Math" w:cs="Times New Roman"/>
            <w:color w:val="000000" w:themeColor="text1"/>
          </w:rPr>
          <m:t xml:space="preserve"> -i</m:t>
        </m:r>
        <m:nary>
          <m:naryPr>
            <m:chr m:val="∑"/>
            <m:ctrlPr>
              <w:rPr>
                <w:rFonts w:ascii="Cambria Math" w:eastAsia="BiauKai" w:hAnsi="Cambria Math" w:cs="Times New Roman"/>
                <w:color w:val="000000" w:themeColor="text1"/>
              </w:rPr>
            </m:ctrlPr>
          </m:naryPr>
          <m:sub>
            <m:r>
              <w:rPr>
                <w:rFonts w:ascii="Cambria Math" w:eastAsia="BiauKai" w:hAnsi="Cambria Math" w:cs="Times New Roman"/>
                <w:color w:val="000000" w:themeColor="text1"/>
              </w:rPr>
              <m:t>n=0</m:t>
            </m:r>
          </m:sub>
          <m:sup>
            <m:r>
              <w:rPr>
                <w:rFonts w:ascii="Cambria Math" w:eastAsia="BiauKai" w:hAnsi="Cambria Math" w:cs="Times New Roman"/>
                <w:color w:val="000000" w:themeColor="text1"/>
              </w:rPr>
              <m:t>N-1</m:t>
            </m:r>
          </m:sup>
          <m:e>
            <m:r>
              <w:rPr>
                <w:rFonts w:ascii="Cambria Math" w:eastAsia="BiauKai" w:hAnsi="Cambria Math" w:cs="Times New Roman"/>
                <w:color w:val="000000" w:themeColor="text1"/>
              </w:rPr>
              <m:t>x</m:t>
            </m:r>
            <m:d>
              <m:dPr>
                <m:ctrlPr>
                  <w:rPr>
                    <w:rFonts w:ascii="Cambria Math" w:eastAsia="BiauKai" w:hAnsi="Cambria Math" w:cs="Times New Roman"/>
                    <w:color w:val="000000" w:themeColor="text1"/>
                  </w:rPr>
                </m:ctrlPr>
              </m:dPr>
              <m:e>
                <m:r>
                  <w:rPr>
                    <w:rFonts w:ascii="Cambria Math" w:eastAsia="BiauKai" w:hAnsi="Cambria Math" w:cs="Times New Roman"/>
                    <w:color w:val="000000" w:themeColor="text1"/>
                  </w:rPr>
                  <m:t>n</m:t>
                </m:r>
              </m:e>
            </m:d>
            <m:box>
              <m:boxPr>
                <m:opEmu m:val="1"/>
                <m:ctrlPr>
                  <w:rPr>
                    <w:rFonts w:ascii="Cambria Math" w:eastAsia="BiauKai" w:hAnsi="Cambria Math" w:cs="Times New Roman"/>
                    <w:color w:val="000000" w:themeColor="text1"/>
                  </w:rPr>
                </m:ctrlPr>
              </m:boxPr>
              <m:e>
                <m:r>
                  <w:rPr>
                    <w:rFonts w:ascii="Cambria Math" w:eastAsia="BiauKai" w:hAnsi="Cambria Math" w:cs="Times New Roman"/>
                    <w:color w:val="000000" w:themeColor="text1"/>
                  </w:rPr>
                  <m:t>sin</m:t>
                </m:r>
              </m:e>
            </m:box>
            <m:r>
              <w:del w:id="242" w:author="XD Luh" w:date="2022-12-15T11:26:00Z">
                <w:rPr>
                  <w:rFonts w:ascii="Cambria Math" w:eastAsia="BiauKai" w:hAnsi="Cambria Math" w:cs="Times New Roman"/>
                  <w:color w:val="000000" w:themeColor="text1"/>
                </w:rPr>
                <m:t xml:space="preserve">sin </m:t>
              </w:del>
            </m:r>
            <m:d>
              <m:dPr>
                <m:ctrlPr>
                  <w:rPr>
                    <w:rFonts w:ascii="Cambria Math" w:eastAsia="BiauKai" w:hAnsi="Cambria Math" w:cs="Times New Roman"/>
                    <w:color w:val="000000" w:themeColor="text1"/>
                  </w:rPr>
                </m:ctrlPr>
              </m:dPr>
              <m:e>
                <m:f>
                  <m:fPr>
                    <m:ctrlPr>
                      <w:rPr>
                        <w:rFonts w:ascii="Cambria Math" w:eastAsia="BiauKai" w:hAnsi="Cambria Math" w:cs="Times New Roman"/>
                        <w:color w:val="000000" w:themeColor="text1"/>
                      </w:rPr>
                    </m:ctrlPr>
                  </m:fPr>
                  <m:num>
                    <m:r>
                      <w:rPr>
                        <w:rFonts w:ascii="Cambria Math" w:eastAsia="BiauKai" w:hAnsi="Cambria Math" w:cs="Times New Roman"/>
                        <w:color w:val="000000" w:themeColor="text1"/>
                      </w:rPr>
                      <m:t>2πkn</m:t>
                    </m:r>
                  </m:num>
                  <m:den>
                    <m:r>
                      <w:rPr>
                        <w:rFonts w:ascii="Cambria Math" w:eastAsia="BiauKai" w:hAnsi="Cambria Math" w:cs="Times New Roman"/>
                        <w:color w:val="000000" w:themeColor="text1"/>
                      </w:rPr>
                      <m:t>N</m:t>
                    </m:r>
                  </m:den>
                </m:f>
              </m:e>
            </m:d>
          </m:e>
        </m:nary>
        <m:r>
          <w:rPr>
            <w:rFonts w:ascii="Cambria Math" w:eastAsia="BiauKai" w:hAnsi="Cambria Math" w:cs="Times New Roman"/>
            <w:color w:val="000000" w:themeColor="text1"/>
          </w:rPr>
          <m:t xml:space="preserve">  </m:t>
        </m:r>
      </m:oMath>
      <w:r w:rsidR="00062BE4" w:rsidRPr="00F44202">
        <w:rPr>
          <w:rFonts w:ascii="Times New Roman" w:eastAsia="BiauKai" w:hAnsi="Times New Roman" w:cs="Times New Roman"/>
          <w:color w:val="000000" w:themeColor="text1"/>
        </w:rPr>
        <w:t xml:space="preserve">           </w:t>
      </w:r>
    </w:p>
    <w:p w14:paraId="0E8B1823" w14:textId="3DD3FDBA" w:rsidR="00062BE4" w:rsidRPr="00F44202" w:rsidRDefault="00062BE4" w:rsidP="00062BE4">
      <w:pPr>
        <w:widowControl/>
        <w:adjustRightInd w:val="0"/>
        <w:snapToGrid w:val="0"/>
        <w:ind w:left="-708" w:right="-482" w:firstLine="720"/>
        <w:jc w:val="right"/>
        <w:rPr>
          <w:rFonts w:ascii="Times New Roman" w:eastAsia="BiauKai" w:hAnsi="Times New Roman" w:cs="Times New Roman"/>
          <w:color w:val="000000" w:themeColor="text1"/>
        </w:rPr>
      </w:pPr>
      <w:del w:id="243" w:author="峻霆 林" w:date="2022-12-28T17:47:00Z">
        <w:r w:rsidRPr="00F44202" w:rsidDel="00EA2504">
          <w:rPr>
            <w:rFonts w:ascii="Times New Roman" w:eastAsia="BiauKai" w:hAnsi="Times New Roman" w:cs="Times New Roman"/>
            <w:color w:val="000000" w:themeColor="text1"/>
          </w:rPr>
          <w:delText>其中，</w:delText>
        </w:r>
      </w:del>
      <m:oMath>
        <m:r>
          <w:del w:id="244" w:author="峻霆 林" w:date="2022-12-28T17:47:00Z">
            <w:rPr>
              <w:rFonts w:ascii="Cambria Math" w:eastAsia="BiauKai" w:hAnsi="Cambria Math" w:cs="Times New Roman"/>
              <w:color w:val="000000" w:themeColor="text1"/>
              <w:highlight w:val="yellow"/>
              <w:rPrChange w:id="245" w:author="峻霆 林" w:date="2022-12-28T17:47:00Z">
                <w:rPr>
                  <w:rFonts w:ascii="Cambria Math" w:eastAsia="BiauKai" w:hAnsi="Cambria Math" w:cstheme="majorBidi"/>
                  <w:color w:val="000000" w:themeColor="text1"/>
                </w:rPr>
              </w:rPrChange>
            </w:rPr>
            <m:t>An=</m:t>
          </w:del>
        </m:r>
        <m:r>
          <w:del w:id="246" w:author="峻霆 林" w:date="2022-12-28T17:47:00Z">
            <w:rPr>
              <w:rFonts w:ascii="Cambria Math" w:eastAsia="BiauKai" w:hAnsi="Cambria Math" w:cs="Times New Roman"/>
              <w:color w:val="000000" w:themeColor="text1"/>
              <w:highlight w:val="yellow"/>
              <w:rPrChange w:id="247" w:author="峻霆 林" w:date="2022-12-28T17:47:00Z">
                <w:rPr>
                  <w:rFonts w:ascii="Cambria Math" w:eastAsia="BiauKai" w:hAnsi="Cambria Math" w:cstheme="majorBidi"/>
                  <w:color w:val="000000" w:themeColor="text1"/>
                  <w:sz w:val="22"/>
                  <w:szCs w:val="22"/>
                </w:rPr>
              </w:rPrChange>
            </w:rPr>
            <m:t>x(</m:t>
          </w:del>
        </m:r>
        <m:r>
          <w:del w:id="248" w:author="峻霆 林" w:date="2022-12-28T17:47:00Z">
            <w:rPr>
              <w:rFonts w:ascii="Cambria Math" w:eastAsia="BiauKai" w:hAnsi="Cambria Math" w:cs="Times New Roman"/>
              <w:color w:val="000000" w:themeColor="text1"/>
              <w:highlight w:val="yellow"/>
              <w:rPrChange w:id="249" w:author="峻霆 林" w:date="2022-12-28T17:47:00Z">
                <w:rPr>
                  <w:rFonts w:ascii="Cambria Math" w:eastAsia="BiauKai" w:hAnsi="Cambria Math" w:cstheme="majorBidi"/>
                  <w:color w:val="000000" w:themeColor="text1"/>
                </w:rPr>
              </w:rPrChange>
            </w:rPr>
            <m:t>n)cos</m:t>
          </w:del>
        </m:r>
        <m:d>
          <m:dPr>
            <m:ctrlPr>
              <w:del w:id="250" w:author="峻霆 林" w:date="2022-12-28T17:47:00Z">
                <w:rPr>
                  <w:rFonts w:ascii="Cambria Math" w:eastAsia="BiauKai" w:hAnsi="Cambria Math" w:cs="Times New Roman"/>
                  <w:color w:val="000000" w:themeColor="text1"/>
                  <w:highlight w:val="yellow"/>
                </w:rPr>
              </w:del>
            </m:ctrlPr>
          </m:dPr>
          <m:e>
            <m:f>
              <m:fPr>
                <m:ctrlPr>
                  <w:del w:id="251" w:author="峻霆 林" w:date="2022-12-28T17:47:00Z">
                    <w:rPr>
                      <w:rFonts w:ascii="Cambria Math" w:eastAsia="BiauKai" w:hAnsi="Cambria Math" w:cs="Times New Roman"/>
                      <w:color w:val="000000" w:themeColor="text1"/>
                      <w:highlight w:val="yellow"/>
                    </w:rPr>
                  </w:del>
                </m:ctrlPr>
              </m:fPr>
              <m:num>
                <m:r>
                  <w:del w:id="252" w:author="峻霆 林" w:date="2022-12-28T17:47:00Z">
                    <w:rPr>
                      <w:rFonts w:ascii="Cambria Math" w:eastAsia="BiauKai" w:hAnsi="Cambria Math" w:cs="Times New Roman"/>
                      <w:color w:val="000000" w:themeColor="text1"/>
                      <w:highlight w:val="yellow"/>
                      <w:rPrChange w:id="253" w:author="峻霆 林" w:date="2022-12-28T17:47:00Z">
                        <w:rPr>
                          <w:rFonts w:ascii="Cambria Math" w:eastAsia="BiauKai" w:hAnsi="Cambria Math" w:cstheme="majorBidi"/>
                          <w:color w:val="000000" w:themeColor="text1"/>
                        </w:rPr>
                      </w:rPrChange>
                    </w:rPr>
                    <m:t>2πkn</m:t>
                  </w:del>
                </m:r>
              </m:num>
              <m:den>
                <m:r>
                  <w:del w:id="254" w:author="峻霆 林" w:date="2022-12-28T17:47:00Z">
                    <w:rPr>
                      <w:rFonts w:ascii="Cambria Math" w:eastAsia="BiauKai" w:hAnsi="Cambria Math" w:cs="Times New Roman"/>
                      <w:color w:val="000000" w:themeColor="text1"/>
                      <w:highlight w:val="yellow"/>
                      <w:rPrChange w:id="255" w:author="峻霆 林" w:date="2022-12-28T17:47:00Z">
                        <w:rPr>
                          <w:rFonts w:ascii="Cambria Math" w:eastAsia="BiauKai" w:hAnsi="Cambria Math" w:cstheme="majorBidi"/>
                          <w:color w:val="000000" w:themeColor="text1"/>
                        </w:rPr>
                      </w:rPrChange>
                    </w:rPr>
                    <m:t>N</m:t>
                  </w:del>
                </m:r>
              </m:den>
            </m:f>
          </m:e>
        </m:d>
        <m:r>
          <w:del w:id="256" w:author="峻霆 林" w:date="2022-12-28T17:47:00Z">
            <w:rPr>
              <w:rFonts w:ascii="Cambria Math" w:eastAsia="BiauKai" w:hAnsi="Cambria Math" w:cs="Times New Roman"/>
              <w:color w:val="000000" w:themeColor="text1"/>
              <w:highlight w:val="yellow"/>
              <w:rPrChange w:id="257" w:author="峻霆 林" w:date="2022-12-28T17:47:00Z">
                <w:rPr>
                  <w:rFonts w:ascii="Cambria Math" w:eastAsia="BiauKai" w:hAnsi="Cambria Math" w:cstheme="majorBidi"/>
                  <w:color w:val="000000" w:themeColor="text1"/>
                </w:rPr>
              </w:rPrChange>
            </w:rPr>
            <m:t>,Bn=</m:t>
          </w:del>
        </m:r>
        <m:r>
          <w:del w:id="258" w:author="峻霆 林" w:date="2022-12-28T17:47:00Z">
            <w:rPr>
              <w:rFonts w:ascii="Cambria Math" w:eastAsia="BiauKai" w:hAnsi="Cambria Math" w:cs="Times New Roman"/>
              <w:color w:val="000000" w:themeColor="text1"/>
              <w:highlight w:val="yellow"/>
              <w:rPrChange w:id="259" w:author="峻霆 林" w:date="2022-12-28T17:47:00Z">
                <w:rPr>
                  <w:rFonts w:ascii="Cambria Math" w:eastAsia="BiauKai" w:hAnsi="Cambria Math" w:cstheme="majorBidi"/>
                  <w:color w:val="000000" w:themeColor="text1"/>
                  <w:sz w:val="22"/>
                  <w:szCs w:val="22"/>
                </w:rPr>
              </w:rPrChange>
            </w:rPr>
            <m:t>x(n)</m:t>
          </w:del>
        </m:r>
        <m:r>
          <w:del w:id="260" w:author="峻霆 林" w:date="2022-12-28T17:47:00Z">
            <w:rPr>
              <w:rFonts w:ascii="Cambria Math" w:eastAsia="BiauKai" w:hAnsi="Cambria Math" w:cs="Times New Roman"/>
              <w:color w:val="000000" w:themeColor="text1"/>
              <w:highlight w:val="yellow"/>
              <w:rPrChange w:id="261" w:author="峻霆 林" w:date="2022-12-28T17:47:00Z">
                <w:rPr>
                  <w:rFonts w:ascii="Cambria Math" w:eastAsia="BiauKai" w:hAnsi="Cambria Math" w:cstheme="majorBidi"/>
                  <w:color w:val="000000" w:themeColor="text1"/>
                </w:rPr>
              </w:rPrChange>
            </w:rPr>
            <m:t>sin</m:t>
          </w:del>
        </m:r>
        <m:d>
          <m:dPr>
            <m:ctrlPr>
              <w:del w:id="262" w:author="峻霆 林" w:date="2022-12-28T17:47:00Z">
                <w:rPr>
                  <w:rFonts w:ascii="Cambria Math" w:eastAsia="BiauKai" w:hAnsi="Cambria Math" w:cs="Times New Roman"/>
                  <w:color w:val="000000" w:themeColor="text1"/>
                  <w:highlight w:val="yellow"/>
                </w:rPr>
              </w:del>
            </m:ctrlPr>
          </m:dPr>
          <m:e>
            <m:f>
              <m:fPr>
                <m:ctrlPr>
                  <w:del w:id="263" w:author="峻霆 林" w:date="2022-12-28T17:47:00Z">
                    <w:rPr>
                      <w:rFonts w:ascii="Cambria Math" w:eastAsia="BiauKai" w:hAnsi="Cambria Math" w:cs="Times New Roman"/>
                      <w:color w:val="000000" w:themeColor="text1"/>
                      <w:highlight w:val="yellow"/>
                    </w:rPr>
                  </w:del>
                </m:ctrlPr>
              </m:fPr>
              <m:num>
                <m:r>
                  <w:del w:id="264" w:author="峻霆 林" w:date="2022-12-28T17:47:00Z">
                    <w:rPr>
                      <w:rFonts w:ascii="Cambria Math" w:eastAsia="BiauKai" w:hAnsi="Cambria Math" w:cs="Times New Roman"/>
                      <w:color w:val="000000" w:themeColor="text1"/>
                      <w:highlight w:val="yellow"/>
                      <w:rPrChange w:id="265" w:author="峻霆 林" w:date="2022-12-28T17:47:00Z">
                        <w:rPr>
                          <w:rFonts w:ascii="Cambria Math" w:eastAsia="BiauKai" w:hAnsi="Cambria Math" w:cstheme="majorBidi"/>
                          <w:color w:val="000000" w:themeColor="text1"/>
                        </w:rPr>
                      </w:rPrChange>
                    </w:rPr>
                    <m:t>2πkn</m:t>
                  </w:del>
                </m:r>
              </m:num>
              <m:den>
                <m:r>
                  <w:del w:id="266" w:author="峻霆 林" w:date="2022-12-28T17:47:00Z">
                    <w:rPr>
                      <w:rFonts w:ascii="Cambria Math" w:eastAsia="BiauKai" w:hAnsi="Cambria Math" w:cs="Times New Roman"/>
                      <w:color w:val="000000" w:themeColor="text1"/>
                      <w:highlight w:val="yellow"/>
                      <w:rPrChange w:id="267" w:author="峻霆 林" w:date="2022-12-28T17:47:00Z">
                        <w:rPr>
                          <w:rFonts w:ascii="Cambria Math" w:eastAsia="BiauKai" w:hAnsi="Cambria Math" w:cstheme="majorBidi"/>
                          <w:color w:val="000000" w:themeColor="text1"/>
                        </w:rPr>
                      </w:rPrChange>
                    </w:rPr>
                    <m:t>N</m:t>
                  </w:del>
                </m:r>
              </m:den>
            </m:f>
          </m:e>
        </m:d>
      </m:oMath>
      <w:del w:id="268" w:author="峻霆 林" w:date="2022-12-28T17:47:00Z">
        <w:r w:rsidRPr="00F44202" w:rsidDel="00EA2504">
          <w:rPr>
            <w:rFonts w:ascii="Times New Roman" w:eastAsia="BiauKai" w:hAnsi="Times New Roman" w:cs="Times New Roman"/>
            <w:color w:val="000000" w:themeColor="text1"/>
          </w:rPr>
          <w:delText xml:space="preserve">  </w:delText>
        </w:r>
        <w:r w:rsidRPr="00F44202" w:rsidDel="00EA2504">
          <w:rPr>
            <w:rFonts w:ascii="Times New Roman" w:eastAsia="BiauKai" w:hAnsi="Times New Roman" w:cs="Times New Roman"/>
            <w:color w:val="000000" w:themeColor="text1"/>
          </w:rPr>
          <w:tab/>
          <w:delText xml:space="preserve">       </w:delText>
        </w:r>
      </w:del>
      <w:r w:rsidRPr="00F44202">
        <w:rPr>
          <w:rFonts w:ascii="Times New Roman" w:eastAsia="BiauKai" w:hAnsi="Times New Roman" w:cs="Times New Roman"/>
          <w:color w:val="000000" w:themeColor="text1"/>
        </w:rPr>
        <w:tab/>
        <w:t xml:space="preserve">     </w:t>
      </w:r>
      <w:r w:rsidRPr="00F44202">
        <w:rPr>
          <w:rFonts w:ascii="Times New Roman" w:eastAsia="BiauKai" w:hAnsi="Times New Roman" w:cs="Times New Roman"/>
          <w:color w:val="000000" w:themeColor="text1"/>
        </w:rPr>
        <w:tab/>
      </w:r>
      <w:r w:rsidR="00447682" w:rsidRPr="00F44202">
        <w:rPr>
          <w:rFonts w:ascii="Times New Roman" w:eastAsia="BiauKai" w:hAnsi="Times New Roman" w:cs="Times New Roman"/>
          <w:color w:val="000000" w:themeColor="text1"/>
        </w:rPr>
        <w:t>(1)</w:t>
      </w:r>
      <w:del w:id="269" w:author="峻霆 林" w:date="2022-12-28T17:47:00Z">
        <w:r w:rsidRPr="00F44202" w:rsidDel="00EA2504">
          <w:rPr>
            <w:rFonts w:ascii="Times New Roman" w:eastAsia="BiauKai" w:hAnsi="Times New Roman" w:cs="Times New Roman"/>
            <w:color w:val="000000" w:themeColor="text1"/>
          </w:rPr>
          <w:delText>(2)</w:delText>
        </w:r>
      </w:del>
    </w:p>
    <w:p w14:paraId="561F5AA0" w14:textId="77777777" w:rsidR="00D70760" w:rsidRPr="00F44202" w:rsidRDefault="00D70760" w:rsidP="00062BE4">
      <w:pPr>
        <w:widowControl/>
        <w:spacing w:before="280"/>
        <w:ind w:left="-708" w:right="-482" w:firstLine="708"/>
        <w:jc w:val="both"/>
        <w:rPr>
          <w:rFonts w:ascii="Times New Roman" w:eastAsia="BiauKai" w:hAnsi="Times New Roman" w:cs="Times New Roman"/>
          <w:color w:val="000000" w:themeColor="text1"/>
        </w:rPr>
      </w:pPr>
    </w:p>
    <w:p w14:paraId="1F64609D" w14:textId="6CA49955" w:rsidR="00062BE4" w:rsidRPr="00F44202" w:rsidRDefault="000401BF" w:rsidP="00447682">
      <w:pPr>
        <w:widowControl/>
        <w:spacing w:before="280"/>
        <w:ind w:rightChars="-201" w:right="-482"/>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　　</w:t>
      </w:r>
      <w:r w:rsidR="008F2B7C" w:rsidRPr="00F44202">
        <w:rPr>
          <w:rFonts w:ascii="Times New Roman" w:eastAsia="BiauKai" w:hAnsi="Times New Roman" w:cs="Times New Roman"/>
        </w:rPr>
        <w:t>另外透過一次與二次微分的分析可以得知感測器在行走過程的速度和加速度的變化趨勢，能分辨走路與拿放動作的差異。</w:t>
      </w:r>
      <w:del w:id="270" w:author="XD Luh" w:date="2022-12-15T11:44:00Z">
        <w:r w:rsidR="00062BE4" w:rsidRPr="00F44202" w:rsidDel="00435827">
          <w:rPr>
            <w:rFonts w:ascii="Times New Roman" w:eastAsia="BiauKai" w:hAnsi="Times New Roman" w:cs="Times New Roman" w:hint="eastAsia"/>
            <w:color w:val="000000" w:themeColor="text1"/>
            <w:highlight w:val="yellow"/>
            <w:rPrChange w:id="271" w:author="XD Luh" w:date="2022-12-15T11:45:00Z">
              <w:rPr>
                <w:rFonts w:asciiTheme="majorBidi" w:eastAsia="標楷體" w:hAnsiTheme="majorBidi" w:cstheme="majorBidi" w:hint="eastAsia"/>
                <w:color w:val="000000" w:themeColor="text1"/>
              </w:rPr>
            </w:rPrChange>
          </w:rPr>
          <w:delText>一次微分由後項減前</w:delText>
        </w:r>
      </w:del>
      <w:del w:id="272" w:author="XD Luh" w:date="2022-12-07T17:04:00Z">
        <w:r w:rsidR="00062BE4" w:rsidRPr="00F44202" w:rsidDel="00977706">
          <w:rPr>
            <w:rFonts w:ascii="Times New Roman" w:eastAsia="BiauKai" w:hAnsi="Times New Roman" w:cs="Times New Roman" w:hint="eastAsia"/>
            <w:color w:val="000000" w:themeColor="text1"/>
            <w:highlight w:val="yellow"/>
            <w:rPrChange w:id="273" w:author="XD Luh" w:date="2022-12-15T11:45:00Z">
              <w:rPr>
                <w:rFonts w:asciiTheme="majorBidi" w:eastAsia="標楷體" w:hAnsiTheme="majorBidi" w:cstheme="majorBidi" w:hint="eastAsia"/>
                <w:color w:val="000000" w:themeColor="text1"/>
              </w:rPr>
            </w:rPrChange>
          </w:rPr>
          <w:delText>向</w:delText>
        </w:r>
      </w:del>
      <w:del w:id="274" w:author="XD Luh" w:date="2022-12-15T11:44:00Z">
        <w:r w:rsidR="00062BE4" w:rsidRPr="00F44202" w:rsidDel="00435827">
          <w:rPr>
            <w:rFonts w:ascii="Times New Roman" w:eastAsia="BiauKai" w:hAnsi="Times New Roman" w:cs="Times New Roman" w:hint="eastAsia"/>
            <w:color w:val="000000" w:themeColor="text1"/>
            <w:highlight w:val="yellow"/>
            <w:rPrChange w:id="275" w:author="XD Luh" w:date="2022-12-15T11:45:00Z">
              <w:rPr>
                <w:rFonts w:asciiTheme="majorBidi" w:eastAsia="標楷體" w:hAnsiTheme="majorBidi" w:cstheme="majorBidi" w:hint="eastAsia"/>
                <w:color w:val="000000" w:themeColor="text1"/>
              </w:rPr>
            </w:rPrChange>
          </w:rPr>
          <w:delText>除以時間來做近似，二次微分則以一次微分做微分近似。</w:delText>
        </w:r>
      </w:del>
    </w:p>
    <w:p w14:paraId="09553AA9" w14:textId="1212EA2D" w:rsidR="005C6C00" w:rsidRPr="00F44202" w:rsidRDefault="005E2D24" w:rsidP="00447682">
      <w:pPr>
        <w:pStyle w:val="3"/>
        <w:rPr>
          <w:rFonts w:ascii="Times New Roman" w:eastAsia="BiauKai" w:hAnsi="Times New Roman" w:cs="Times New Roman"/>
        </w:rPr>
      </w:pPr>
      <w:bookmarkStart w:id="276" w:name="_Toc129382077"/>
      <w:r w:rsidRPr="00F44202">
        <w:rPr>
          <w:rFonts w:ascii="Times New Roman" w:eastAsia="BiauKai" w:hAnsi="Times New Roman" w:cs="Times New Roman"/>
        </w:rPr>
        <w:lastRenderedPageBreak/>
        <w:t>3.2</w:t>
      </w:r>
      <w:r w:rsidR="54BF2172" w:rsidRPr="00F44202">
        <w:rPr>
          <w:rFonts w:ascii="Times New Roman" w:eastAsia="BiauKai" w:hAnsi="Times New Roman" w:cs="Times New Roman"/>
        </w:rPr>
        <w:t>訓練模型方法</w:t>
      </w:r>
      <w:del w:id="277" w:author="峻霆 林" w:date="2022-12-28T18:15:00Z">
        <w:r w:rsidR="54BF2172" w:rsidRPr="00F44202" w:rsidDel="00B874B0">
          <w:rPr>
            <w:rFonts w:ascii="Times New Roman" w:eastAsia="BiauKai" w:hAnsi="Times New Roman" w:cs="Times New Roman"/>
          </w:rPr>
          <w:delText xml:space="preserve">(Random </w:delText>
        </w:r>
        <w:r w:rsidR="00A654C3" w:rsidRPr="00F44202" w:rsidDel="00B874B0">
          <w:rPr>
            <w:rFonts w:ascii="Times New Roman" w:eastAsia="BiauKai" w:hAnsi="Times New Roman" w:cs="Times New Roman"/>
          </w:rPr>
          <w:delText>F</w:delText>
        </w:r>
        <w:r w:rsidR="54BF2172" w:rsidRPr="00F44202" w:rsidDel="00B874B0">
          <w:rPr>
            <w:rFonts w:ascii="Times New Roman" w:eastAsia="BiauKai" w:hAnsi="Times New Roman" w:cs="Times New Roman"/>
          </w:rPr>
          <w:delText>orest)</w:delText>
        </w:r>
      </w:del>
      <w:ins w:id="278" w:author="峻霆 林" w:date="2022-12-28T18:15:00Z">
        <w:r w:rsidR="00B874B0" w:rsidRPr="00F44202">
          <w:rPr>
            <w:rFonts w:ascii="Times New Roman" w:eastAsia="BiauKai" w:hAnsi="Times New Roman" w:cs="Times New Roman"/>
          </w:rPr>
          <w:t>與</w:t>
        </w:r>
        <w:r w:rsidR="00B874B0" w:rsidRPr="00F44202">
          <w:rPr>
            <w:rFonts w:ascii="Times New Roman" w:eastAsia="BiauKai" w:hAnsi="Times New Roman" w:cs="Times New Roman"/>
            <w:shd w:val="clear" w:color="auto" w:fill="FFFFFF"/>
          </w:rPr>
          <w:t>特徵選</w:t>
        </w:r>
      </w:ins>
      <w:ins w:id="279" w:author="峻霆 林" w:date="2022-12-28T18:16:00Z">
        <w:r w:rsidR="00B874B0" w:rsidRPr="00F44202">
          <w:rPr>
            <w:rFonts w:ascii="Times New Roman" w:eastAsia="BiauKai" w:hAnsi="Times New Roman" w:cs="Times New Roman"/>
            <w:shd w:val="clear" w:color="auto" w:fill="FFFFFF"/>
          </w:rPr>
          <w:t>取</w:t>
        </w:r>
      </w:ins>
      <w:r w:rsidR="54BF2172" w:rsidRPr="00F44202">
        <w:rPr>
          <w:rFonts w:ascii="Times New Roman" w:eastAsia="BiauKai" w:hAnsi="Times New Roman" w:cs="Times New Roman"/>
        </w:rPr>
        <w:t>：</w:t>
      </w:r>
      <w:bookmarkEnd w:id="276"/>
    </w:p>
    <w:p w14:paraId="5326C5FE" w14:textId="7B2598FF" w:rsidR="00B874B0" w:rsidRPr="00F44202" w:rsidRDefault="00BC5756" w:rsidP="00447682">
      <w:pPr>
        <w:widowControl/>
        <w:spacing w:before="280"/>
        <w:ind w:rightChars="-201" w:right="-482"/>
        <w:jc w:val="both"/>
        <w:rPr>
          <w:ins w:id="280" w:author="峻霆 林" w:date="2022-12-28T18:16:00Z"/>
          <w:rFonts w:ascii="Times New Roman" w:eastAsia="BiauKai" w:hAnsi="Times New Roman" w:cs="Times New Roman"/>
          <w:color w:val="000000" w:themeColor="text1"/>
          <w:shd w:val="clear" w:color="auto" w:fill="FFFFFF"/>
        </w:rPr>
      </w:pPr>
      <w:r w:rsidRPr="00F44202">
        <w:rPr>
          <w:rFonts w:ascii="Times New Roman" w:eastAsia="BiauKai" w:hAnsi="Times New Roman" w:cs="Times New Roman"/>
          <w:color w:val="000000" w:themeColor="text1"/>
        </w:rPr>
        <w:t xml:space="preserve">    </w:t>
      </w:r>
      <w:r w:rsidR="00E47AF6" w:rsidRPr="00F44202">
        <w:rPr>
          <w:rFonts w:ascii="Times New Roman" w:eastAsia="BiauKai" w:hAnsi="Times New Roman" w:cs="Times New Roman"/>
          <w:color w:val="000000" w:themeColor="text1"/>
        </w:rPr>
        <w:t>本研究選擇</w:t>
      </w:r>
      <w:ins w:id="281" w:author="XD Luh" w:date="2022-12-07T17:10:00Z">
        <w:r w:rsidR="0067443E" w:rsidRPr="00F44202">
          <w:rPr>
            <w:rFonts w:ascii="Times New Roman" w:eastAsia="BiauKai" w:hAnsi="Times New Roman" w:cs="Times New Roman"/>
            <w:color w:val="000000" w:themeColor="text1"/>
          </w:rPr>
          <w:t>隨機森林</w:t>
        </w:r>
      </w:ins>
      <w:del w:id="282" w:author="XD Luh" w:date="2022-12-07T17:10:00Z">
        <w:r w:rsidR="00E47AF6" w:rsidRPr="00F44202" w:rsidDel="0067443E">
          <w:rPr>
            <w:rFonts w:ascii="Times New Roman" w:eastAsia="BiauKai" w:hAnsi="Times New Roman" w:cs="Times New Roman"/>
            <w:color w:val="000000" w:themeColor="text1"/>
          </w:rPr>
          <w:delText>Random Forest</w:delText>
        </w:r>
      </w:del>
      <w:r w:rsidR="00E47AF6" w:rsidRPr="00F44202">
        <w:rPr>
          <w:rFonts w:ascii="Times New Roman" w:eastAsia="BiauKai" w:hAnsi="Times New Roman" w:cs="Times New Roman"/>
          <w:color w:val="000000" w:themeColor="text1"/>
        </w:rPr>
        <w:t>模型</w:t>
      </w:r>
      <w:del w:id="283" w:author="XD Luh" w:date="2022-12-07T17:06:00Z">
        <w:r w:rsidR="00E47AF6" w:rsidRPr="00F44202" w:rsidDel="00977706">
          <w:rPr>
            <w:rFonts w:ascii="Times New Roman" w:eastAsia="BiauKai" w:hAnsi="Times New Roman" w:cs="Times New Roman"/>
            <w:color w:val="000000" w:themeColor="text1"/>
          </w:rPr>
          <w:delText>是由於它能</w:delText>
        </w:r>
      </w:del>
      <w:r w:rsidR="00E47AF6" w:rsidRPr="00F44202">
        <w:rPr>
          <w:rFonts w:ascii="Times New Roman" w:eastAsia="BiauKai" w:hAnsi="Times New Roman" w:cs="Times New Roman"/>
          <w:color w:val="000000" w:themeColor="text1"/>
        </w:rPr>
        <w:t>處理</w:t>
      </w:r>
      <w:del w:id="284" w:author="XD Luh" w:date="2022-12-07T17:07:00Z">
        <w:r w:rsidR="00E47AF6" w:rsidRPr="00F44202" w:rsidDel="00977706">
          <w:rPr>
            <w:rFonts w:ascii="Times New Roman" w:eastAsia="BiauKai" w:hAnsi="Times New Roman" w:cs="Times New Roman"/>
            <w:color w:val="000000" w:themeColor="text1"/>
          </w:rPr>
          <w:delText>高維度的資料（也就是</w:delText>
        </w:r>
      </w:del>
      <w:r w:rsidR="00E47AF6" w:rsidRPr="00F44202">
        <w:rPr>
          <w:rFonts w:ascii="Times New Roman" w:eastAsia="BiauKai" w:hAnsi="Times New Roman" w:cs="Times New Roman"/>
          <w:color w:val="000000" w:themeColor="text1"/>
        </w:rPr>
        <w:t>多種特徵資料</w:t>
      </w:r>
      <w:del w:id="285" w:author="XD Luh" w:date="2022-12-07T17:07:00Z">
        <w:r w:rsidR="00E47AF6" w:rsidRPr="00F44202" w:rsidDel="00977706">
          <w:rPr>
            <w:rFonts w:ascii="Times New Roman" w:eastAsia="BiauKai" w:hAnsi="Times New Roman" w:cs="Times New Roman"/>
            <w:color w:val="000000" w:themeColor="text1"/>
          </w:rPr>
          <w:delText>），並且不用做初步的特徵選擇</w:delText>
        </w:r>
      </w:del>
      <w:r w:rsidR="00E47AF6" w:rsidRPr="00F44202">
        <w:rPr>
          <w:rFonts w:ascii="Times New Roman" w:eastAsia="BiauKai" w:hAnsi="Times New Roman" w:cs="Times New Roman"/>
          <w:color w:val="000000" w:themeColor="text1"/>
        </w:rPr>
        <w:t>。</w:t>
      </w:r>
      <w:del w:id="286" w:author="XD Luh" w:date="2022-12-07T17:07:00Z">
        <w:r w:rsidR="00E47AF6" w:rsidRPr="00F44202" w:rsidDel="00977706">
          <w:rPr>
            <w:rFonts w:ascii="Times New Roman" w:eastAsia="BiauKai" w:hAnsi="Times New Roman" w:cs="Times New Roman"/>
            <w:color w:val="000000" w:themeColor="text1"/>
          </w:rPr>
          <w:delText>再者，</w:delText>
        </w:r>
      </w:del>
      <w:del w:id="287" w:author="XD Luh" w:date="2022-12-07T17:08:00Z">
        <w:r w:rsidR="00E47AF6" w:rsidRPr="00F44202" w:rsidDel="00977706">
          <w:rPr>
            <w:rFonts w:ascii="Times New Roman" w:eastAsia="BiauKai" w:hAnsi="Times New Roman" w:cs="Times New Roman"/>
            <w:color w:val="000000" w:themeColor="text1"/>
          </w:rPr>
          <w:delText>在</w:delText>
        </w:r>
      </w:del>
      <w:r w:rsidR="00E47AF6" w:rsidRPr="00F44202">
        <w:rPr>
          <w:rFonts w:ascii="Times New Roman" w:eastAsia="BiauKai" w:hAnsi="Times New Roman" w:cs="Times New Roman"/>
          <w:color w:val="000000" w:themeColor="text1"/>
        </w:rPr>
        <w:t>訓練過程中</w:t>
      </w:r>
      <w:del w:id="288" w:author="XD Luh" w:date="2022-12-07T17:09:00Z">
        <w:r w:rsidR="00E47AF6" w:rsidRPr="00F44202" w:rsidDel="0067443E">
          <w:rPr>
            <w:rFonts w:ascii="Times New Roman" w:eastAsia="BiauKai" w:hAnsi="Times New Roman" w:cs="Times New Roman"/>
            <w:color w:val="000000" w:themeColor="text1"/>
          </w:rPr>
          <w:delText>，</w:delText>
        </w:r>
      </w:del>
      <w:r w:rsidR="00E47AF6" w:rsidRPr="00F44202">
        <w:rPr>
          <w:rFonts w:ascii="Times New Roman" w:eastAsia="BiauKai" w:hAnsi="Times New Roman" w:cs="Times New Roman"/>
          <w:color w:val="000000" w:themeColor="text1"/>
        </w:rPr>
        <w:t>能夠檢測</w:t>
      </w:r>
      <w:del w:id="289" w:author="XD Luh" w:date="2022-12-07T17:08:00Z">
        <w:r w:rsidR="00E47AF6" w:rsidRPr="00F44202" w:rsidDel="00977706">
          <w:rPr>
            <w:rFonts w:ascii="Times New Roman" w:eastAsia="BiauKai" w:hAnsi="Times New Roman" w:cs="Times New Roman"/>
            <w:color w:val="000000" w:themeColor="text1"/>
          </w:rPr>
          <w:delText>到</w:delText>
        </w:r>
      </w:del>
      <w:ins w:id="290" w:author="XD Luh" w:date="2022-12-07T17:08:00Z">
        <w:r w:rsidR="00977706" w:rsidRPr="00F44202">
          <w:rPr>
            <w:rFonts w:ascii="Times New Roman" w:eastAsia="BiauKai" w:hAnsi="Times New Roman" w:cs="Times New Roman"/>
            <w:color w:val="000000" w:themeColor="text1"/>
          </w:rPr>
          <w:t>F</w:t>
        </w:r>
      </w:ins>
      <w:del w:id="291" w:author="XD Luh" w:date="2022-12-07T17:08:00Z">
        <w:r w:rsidR="00E47AF6" w:rsidRPr="00F44202" w:rsidDel="00977706">
          <w:rPr>
            <w:rFonts w:ascii="Times New Roman" w:eastAsia="BiauKai" w:hAnsi="Times New Roman" w:cs="Times New Roman"/>
            <w:color w:val="000000" w:themeColor="text1"/>
          </w:rPr>
          <w:delText>f</w:delText>
        </w:r>
      </w:del>
      <w:r w:rsidR="00E47AF6" w:rsidRPr="00F44202">
        <w:rPr>
          <w:rFonts w:ascii="Times New Roman" w:eastAsia="BiauKai" w:hAnsi="Times New Roman" w:cs="Times New Roman"/>
          <w:color w:val="000000" w:themeColor="text1"/>
        </w:rPr>
        <w:t>eatures</w:t>
      </w:r>
      <w:r w:rsidR="00E47AF6" w:rsidRPr="00F44202">
        <w:rPr>
          <w:rFonts w:ascii="Times New Roman" w:eastAsia="BiauKai" w:hAnsi="Times New Roman" w:cs="Times New Roman"/>
          <w:color w:val="000000" w:themeColor="text1"/>
        </w:rPr>
        <w:t>之間的影響。</w:t>
      </w:r>
      <w:r w:rsidRPr="00F44202">
        <w:rPr>
          <w:rFonts w:ascii="Times New Roman" w:eastAsia="BiauKai" w:hAnsi="Times New Roman" w:cs="Times New Roman"/>
          <w:color w:val="000000" w:themeColor="text1"/>
        </w:rPr>
        <w:t>隨機森林</w:t>
      </w:r>
      <w:del w:id="292" w:author="XD Luh" w:date="2022-12-07T17:10:00Z">
        <w:r w:rsidR="00F8061D" w:rsidRPr="00F44202" w:rsidDel="0067443E">
          <w:rPr>
            <w:rFonts w:ascii="Times New Roman" w:eastAsia="BiauKai" w:hAnsi="Times New Roman" w:cs="Times New Roman"/>
            <w:color w:val="000000" w:themeColor="text1"/>
          </w:rPr>
          <w:delText>在</w:delText>
        </w:r>
      </w:del>
      <w:del w:id="293" w:author="XD Luh" w:date="2022-12-07T17:12:00Z">
        <w:r w:rsidR="00F8061D" w:rsidRPr="00F44202" w:rsidDel="0067443E">
          <w:rPr>
            <w:rFonts w:ascii="Times New Roman" w:eastAsia="BiauKai" w:hAnsi="Times New Roman" w:cs="Times New Roman"/>
            <w:color w:val="000000" w:themeColor="text1"/>
          </w:rPr>
          <w:delText>處理</w:delText>
        </w:r>
        <w:r w:rsidR="00E47AF6" w:rsidRPr="00F44202" w:rsidDel="0067443E">
          <w:rPr>
            <w:rFonts w:ascii="Times New Roman" w:eastAsia="BiauKai" w:hAnsi="Times New Roman" w:cs="Times New Roman"/>
            <w:color w:val="000000" w:themeColor="text1"/>
          </w:rPr>
          <w:delText>不平衡</w:delText>
        </w:r>
      </w:del>
      <w:del w:id="294" w:author="XD Luh" w:date="2022-12-07T17:11:00Z">
        <w:r w:rsidR="00E47AF6" w:rsidRPr="00F44202" w:rsidDel="0067443E">
          <w:rPr>
            <w:rFonts w:ascii="Times New Roman" w:eastAsia="BiauKai" w:hAnsi="Times New Roman" w:cs="Times New Roman"/>
            <w:color w:val="000000" w:themeColor="text1"/>
          </w:rPr>
          <w:delText>的</w:delText>
        </w:r>
      </w:del>
      <w:del w:id="295" w:author="XD Luh" w:date="2022-12-07T17:12:00Z">
        <w:r w:rsidR="00E47AF6" w:rsidRPr="00F44202" w:rsidDel="0067443E">
          <w:rPr>
            <w:rFonts w:ascii="Times New Roman" w:eastAsia="BiauKai" w:hAnsi="Times New Roman" w:cs="Times New Roman"/>
            <w:color w:val="000000" w:themeColor="text1"/>
          </w:rPr>
          <w:delText>資料集</w:delText>
        </w:r>
        <w:r w:rsidR="00F8061D" w:rsidRPr="00F44202" w:rsidDel="0067443E">
          <w:rPr>
            <w:rFonts w:ascii="Times New Roman" w:eastAsia="BiauKai" w:hAnsi="Times New Roman" w:cs="Times New Roman"/>
            <w:color w:val="000000" w:themeColor="text1"/>
          </w:rPr>
          <w:delText>時</w:delText>
        </w:r>
        <w:r w:rsidR="00E47AF6" w:rsidRPr="00F44202" w:rsidDel="0067443E">
          <w:rPr>
            <w:rFonts w:ascii="Times New Roman" w:eastAsia="BiauKai" w:hAnsi="Times New Roman" w:cs="Times New Roman"/>
            <w:color w:val="000000" w:themeColor="text1"/>
          </w:rPr>
          <w:delText>，</w:delText>
        </w:r>
      </w:del>
      <w:del w:id="296" w:author="XD Luh" w:date="2022-12-07T17:11:00Z">
        <w:r w:rsidR="00E47AF6" w:rsidRPr="00F44202" w:rsidDel="0067443E">
          <w:rPr>
            <w:rFonts w:ascii="Times New Roman" w:eastAsia="BiauKai" w:hAnsi="Times New Roman" w:cs="Times New Roman"/>
            <w:color w:val="000000" w:themeColor="text1"/>
          </w:rPr>
          <w:delText>它</w:delText>
        </w:r>
      </w:del>
      <w:del w:id="297" w:author="XD Luh" w:date="2022-12-07T17:12:00Z">
        <w:r w:rsidR="00E47AF6" w:rsidRPr="00F44202" w:rsidDel="0067443E">
          <w:rPr>
            <w:rFonts w:ascii="Times New Roman" w:eastAsia="BiauKai" w:hAnsi="Times New Roman" w:cs="Times New Roman"/>
            <w:color w:val="000000" w:themeColor="text1"/>
          </w:rPr>
          <w:delText>可以平衡誤差。</w:delText>
        </w:r>
      </w:del>
      <w:del w:id="298" w:author="XD Luh" w:date="2022-12-07T17:11:00Z">
        <w:r w:rsidR="00E47AF6" w:rsidRPr="00F44202" w:rsidDel="0067443E">
          <w:rPr>
            <w:rFonts w:ascii="Times New Roman" w:eastAsia="BiauKai" w:hAnsi="Times New Roman" w:cs="Times New Roman"/>
            <w:color w:val="000000" w:themeColor="text1"/>
          </w:rPr>
          <w:delText>當</w:delText>
        </w:r>
      </w:del>
      <w:del w:id="299" w:author="XD Luh" w:date="2022-12-07T17:12:00Z">
        <w:r w:rsidR="00E47AF6" w:rsidRPr="00F44202" w:rsidDel="0067443E">
          <w:rPr>
            <w:rFonts w:ascii="Times New Roman" w:eastAsia="BiauKai" w:hAnsi="Times New Roman" w:cs="Times New Roman"/>
            <w:color w:val="000000" w:themeColor="text1"/>
          </w:rPr>
          <w:delText>存在分類不平衡的情況時，它</w:delText>
        </w:r>
        <w:r w:rsidR="00BC1D47" w:rsidRPr="00F44202" w:rsidDel="0067443E">
          <w:rPr>
            <w:rFonts w:ascii="Times New Roman" w:eastAsia="BiauKai" w:hAnsi="Times New Roman" w:cs="Times New Roman"/>
            <w:color w:val="000000" w:themeColor="text1"/>
          </w:rPr>
          <w:delText>也</w:delText>
        </w:r>
      </w:del>
      <w:r w:rsidR="00E47AF6" w:rsidRPr="00F44202">
        <w:rPr>
          <w:rFonts w:ascii="Times New Roman" w:eastAsia="BiauKai" w:hAnsi="Times New Roman" w:cs="Times New Roman"/>
          <w:color w:val="000000" w:themeColor="text1"/>
        </w:rPr>
        <w:t>能</w:t>
      </w:r>
      <w:del w:id="300" w:author="XD Luh" w:date="2022-12-07T17:12:00Z">
        <w:r w:rsidR="00E47AF6" w:rsidRPr="00F44202" w:rsidDel="0067443E">
          <w:rPr>
            <w:rFonts w:ascii="Times New Roman" w:eastAsia="BiauKai" w:hAnsi="Times New Roman" w:cs="Times New Roman"/>
            <w:color w:val="000000" w:themeColor="text1"/>
          </w:rPr>
          <w:delText>提供</w:delText>
        </w:r>
      </w:del>
      <w:r w:rsidR="00E47AF6" w:rsidRPr="00F44202">
        <w:rPr>
          <w:rFonts w:ascii="Times New Roman" w:eastAsia="BiauKai" w:hAnsi="Times New Roman" w:cs="Times New Roman"/>
          <w:color w:val="000000" w:themeColor="text1"/>
        </w:rPr>
        <w:t>平衡資料集誤差</w:t>
      </w:r>
      <w:del w:id="301" w:author="XD Luh" w:date="2022-12-07T17:13:00Z">
        <w:r w:rsidR="00E47AF6" w:rsidRPr="00F44202" w:rsidDel="0067443E">
          <w:rPr>
            <w:rFonts w:ascii="Times New Roman" w:eastAsia="BiauKai" w:hAnsi="Times New Roman" w:cs="Times New Roman"/>
            <w:color w:val="000000" w:themeColor="text1"/>
          </w:rPr>
          <w:delText>的</w:delText>
        </w:r>
      </w:del>
      <w:del w:id="302" w:author="XD Luh" w:date="2022-12-07T17:12:00Z">
        <w:r w:rsidR="00E47AF6" w:rsidRPr="00F44202" w:rsidDel="0067443E">
          <w:rPr>
            <w:rFonts w:ascii="Times New Roman" w:eastAsia="BiauKai" w:hAnsi="Times New Roman" w:cs="Times New Roman"/>
            <w:color w:val="000000" w:themeColor="text1"/>
          </w:rPr>
          <w:delText>有效方法</w:delText>
        </w:r>
      </w:del>
      <w:ins w:id="303" w:author="XD Luh" w:date="2022-12-07T17:13:00Z">
        <w:r w:rsidR="0067443E" w:rsidRPr="00F44202">
          <w:rPr>
            <w:rFonts w:ascii="Times New Roman" w:eastAsia="BiauKai" w:hAnsi="Times New Roman" w:cs="Times New Roman"/>
            <w:color w:val="000000" w:themeColor="text1"/>
          </w:rPr>
          <w:t>且</w:t>
        </w:r>
      </w:ins>
      <w:del w:id="304" w:author="XD Luh" w:date="2022-12-07T17:13:00Z">
        <w:r w:rsidR="00E47AF6" w:rsidRPr="00F44202" w:rsidDel="0067443E">
          <w:rPr>
            <w:rFonts w:ascii="Times New Roman" w:eastAsia="BiauKai" w:hAnsi="Times New Roman" w:cs="Times New Roman"/>
            <w:color w:val="000000" w:themeColor="text1"/>
          </w:rPr>
          <w:delText>。訓練</w:delText>
        </w:r>
        <w:r w:rsidR="571380BD" w:rsidRPr="00F44202" w:rsidDel="0067443E">
          <w:rPr>
            <w:rFonts w:ascii="Times New Roman" w:eastAsia="BiauKai" w:hAnsi="Times New Roman" w:cs="Times New Roman"/>
            <w:color w:val="000000" w:themeColor="text1"/>
          </w:rPr>
          <w:delText>過程</w:delText>
        </w:r>
        <w:r w:rsidR="00E47AF6" w:rsidRPr="00F44202" w:rsidDel="0067443E">
          <w:rPr>
            <w:rFonts w:ascii="Times New Roman" w:eastAsia="BiauKai" w:hAnsi="Times New Roman" w:cs="Times New Roman"/>
            <w:color w:val="000000" w:themeColor="text1"/>
          </w:rPr>
          <w:delText>也能</w:delText>
        </w:r>
      </w:del>
      <w:r w:rsidR="00E47AF6" w:rsidRPr="00F44202">
        <w:rPr>
          <w:rFonts w:ascii="Times New Roman" w:eastAsia="BiauKai" w:hAnsi="Times New Roman" w:cs="Times New Roman"/>
          <w:color w:val="000000" w:themeColor="text1"/>
        </w:rPr>
        <w:t>給出特徵</w:t>
      </w:r>
      <w:r w:rsidR="1A3C113A" w:rsidRPr="00F44202">
        <w:rPr>
          <w:rFonts w:ascii="Times New Roman" w:eastAsia="BiauKai" w:hAnsi="Times New Roman" w:cs="Times New Roman"/>
          <w:color w:val="000000" w:themeColor="text1"/>
        </w:rPr>
        <w:t>的</w:t>
      </w:r>
      <w:r w:rsidR="6D252B32" w:rsidRPr="00F44202">
        <w:rPr>
          <w:rFonts w:ascii="Times New Roman" w:eastAsia="BiauKai" w:hAnsi="Times New Roman" w:cs="Times New Roman"/>
          <w:color w:val="000000" w:themeColor="text1"/>
        </w:rPr>
        <w:t>重要性</w:t>
      </w:r>
      <w:del w:id="305" w:author="XD Luh" w:date="2022-12-07T17:14:00Z">
        <w:r w:rsidR="5F066664" w:rsidRPr="00F44202" w:rsidDel="0067443E">
          <w:rPr>
            <w:rFonts w:ascii="Times New Roman" w:eastAsia="BiauKai" w:hAnsi="Times New Roman" w:cs="Times New Roman"/>
            <w:color w:val="000000" w:themeColor="text1"/>
          </w:rPr>
          <w:delText>，</w:delText>
        </w:r>
        <w:r w:rsidR="3FF844F7" w:rsidRPr="00F44202" w:rsidDel="0067443E">
          <w:rPr>
            <w:rFonts w:ascii="Times New Roman" w:eastAsia="BiauKai" w:hAnsi="Times New Roman" w:cs="Times New Roman"/>
            <w:color w:val="000000" w:themeColor="text1"/>
          </w:rPr>
          <w:delText>因而選出</w:delText>
        </w:r>
        <w:r w:rsidR="6D252B32" w:rsidRPr="00F44202" w:rsidDel="0067443E">
          <w:rPr>
            <w:rFonts w:ascii="Times New Roman" w:eastAsia="BiauKai" w:hAnsi="Times New Roman" w:cs="Times New Roman"/>
            <w:color w:val="000000" w:themeColor="text1"/>
          </w:rPr>
          <w:delText>研究中</w:delText>
        </w:r>
        <w:r w:rsidR="411770DA" w:rsidRPr="00F44202" w:rsidDel="0067443E">
          <w:rPr>
            <w:rFonts w:ascii="Times New Roman" w:eastAsia="BiauKai" w:hAnsi="Times New Roman" w:cs="Times New Roman"/>
            <w:color w:val="000000" w:themeColor="text1"/>
          </w:rPr>
          <w:delText>需要的</w:delText>
        </w:r>
      </w:del>
      <w:ins w:id="306" w:author="何柏憲" w:date="2022-11-29T22:44:00Z">
        <w:del w:id="307" w:author="XD Luh" w:date="2022-12-07T17:14:00Z">
          <w:r w:rsidR="009228CC" w:rsidRPr="00F44202" w:rsidDel="0067443E">
            <w:rPr>
              <w:rFonts w:ascii="Times New Roman" w:eastAsia="BiauKai" w:hAnsi="Times New Roman" w:cs="Times New Roman"/>
              <w:color w:val="000000" w:themeColor="text1"/>
            </w:rPr>
            <w:delText>三</w:delText>
          </w:r>
        </w:del>
      </w:ins>
      <w:del w:id="308" w:author="XD Luh" w:date="2022-12-07T17:14:00Z">
        <w:r w:rsidR="6D252B32" w:rsidRPr="00F44202" w:rsidDel="0067443E">
          <w:rPr>
            <w:rFonts w:ascii="Times New Roman" w:eastAsia="BiauKai" w:hAnsi="Times New Roman" w:cs="Times New Roman"/>
            <w:color w:val="000000" w:themeColor="text1"/>
          </w:rPr>
          <w:delText>3</w:delText>
        </w:r>
      </w:del>
      <w:ins w:id="309" w:author="何柏憲" w:date="2022-11-29T22:44:00Z">
        <w:del w:id="310" w:author="XD Luh" w:date="2022-12-07T17:14:00Z">
          <w:r w:rsidR="009228CC" w:rsidRPr="00F44202" w:rsidDel="0067443E">
            <w:rPr>
              <w:rFonts w:ascii="Times New Roman" w:eastAsia="BiauKai" w:hAnsi="Times New Roman" w:cs="Times New Roman"/>
              <w:color w:val="000000" w:themeColor="text1"/>
            </w:rPr>
            <w:delText>個</w:delText>
          </w:r>
        </w:del>
      </w:ins>
      <w:del w:id="311" w:author="XD Luh" w:date="2022-12-07T17:14:00Z">
        <w:r w:rsidR="30C63BE5" w:rsidRPr="00F44202" w:rsidDel="0067443E">
          <w:rPr>
            <w:rFonts w:ascii="Times New Roman" w:eastAsia="BiauKai" w:hAnsi="Times New Roman" w:cs="Times New Roman"/>
            <w:color w:val="000000" w:themeColor="text1"/>
          </w:rPr>
          <w:delText>特徵</w:delText>
        </w:r>
        <w:r w:rsidR="6D252B32" w:rsidRPr="00F44202" w:rsidDel="0067443E">
          <w:rPr>
            <w:rFonts w:ascii="Times New Roman" w:eastAsia="BiauKai" w:hAnsi="Times New Roman" w:cs="Times New Roman"/>
            <w:color w:val="000000" w:themeColor="text1"/>
          </w:rPr>
          <w:delText>(</w:delText>
        </w:r>
        <w:r w:rsidR="6D252B32" w:rsidRPr="00F44202" w:rsidDel="0067443E">
          <w:rPr>
            <w:rFonts w:ascii="Times New Roman" w:eastAsia="BiauKai" w:hAnsi="Times New Roman" w:cs="Times New Roman"/>
            <w:color w:val="000000" w:themeColor="text1"/>
          </w:rPr>
          <w:delText>移除</w:delText>
        </w:r>
        <w:r w:rsidR="08D0A795" w:rsidRPr="00F44202" w:rsidDel="0067443E">
          <w:rPr>
            <w:rFonts w:ascii="Times New Roman" w:eastAsia="BiauKai" w:hAnsi="Times New Roman" w:cs="Times New Roman"/>
            <w:color w:val="000000" w:themeColor="text1"/>
          </w:rPr>
          <w:delText>重要性低的</w:delText>
        </w:r>
        <w:r w:rsidR="6D252B32" w:rsidRPr="00F44202" w:rsidDel="0067443E">
          <w:rPr>
            <w:rFonts w:ascii="Times New Roman" w:eastAsia="BiauKai" w:hAnsi="Times New Roman" w:cs="Times New Roman"/>
            <w:color w:val="000000" w:themeColor="text1"/>
          </w:rPr>
          <w:delText>特徵</w:delText>
        </w:r>
        <w:r w:rsidR="6D252B32" w:rsidRPr="00F44202" w:rsidDel="0067443E">
          <w:rPr>
            <w:rFonts w:ascii="Times New Roman" w:eastAsia="BiauKai" w:hAnsi="Times New Roman" w:cs="Times New Roman"/>
            <w:color w:val="000000" w:themeColor="text1"/>
          </w:rPr>
          <w:delText>)</w:delText>
        </w:r>
        <w:r w:rsidR="00F47844" w:rsidRPr="00F44202" w:rsidDel="0067443E">
          <w:rPr>
            <w:rFonts w:ascii="Times New Roman" w:eastAsia="BiauKai" w:hAnsi="Times New Roman" w:cs="Times New Roman"/>
            <w:color w:val="000000" w:themeColor="text1"/>
          </w:rPr>
          <w:delText xml:space="preserve"> </w:delText>
        </w:r>
      </w:del>
      <w:r w:rsidR="00E47AF6" w:rsidRPr="00F44202">
        <w:rPr>
          <w:rFonts w:ascii="Times New Roman" w:eastAsia="BiauKai" w:hAnsi="Times New Roman" w:cs="Times New Roman"/>
          <w:color w:val="000000" w:themeColor="text1"/>
        </w:rPr>
        <w:t>。本研究使用</w:t>
      </w:r>
      <w:r w:rsidR="00E47AF6" w:rsidRPr="00F44202">
        <w:rPr>
          <w:rFonts w:ascii="Times New Roman" w:eastAsia="BiauKai" w:hAnsi="Times New Roman" w:cs="Times New Roman"/>
          <w:color w:val="000000" w:themeColor="text1"/>
        </w:rPr>
        <w:t>274</w:t>
      </w:r>
      <w:r w:rsidR="00E47AF6" w:rsidRPr="00F44202">
        <w:rPr>
          <w:rFonts w:ascii="Times New Roman" w:eastAsia="BiauKai" w:hAnsi="Times New Roman" w:cs="Times New Roman"/>
          <w:color w:val="000000" w:themeColor="text1"/>
        </w:rPr>
        <w:t>組資料作為</w:t>
      </w:r>
      <w:del w:id="312" w:author="XD Luh" w:date="2022-12-07T17:15:00Z">
        <w:r w:rsidR="00E47AF6" w:rsidRPr="00F44202" w:rsidDel="0067443E">
          <w:rPr>
            <w:rFonts w:ascii="Times New Roman" w:eastAsia="BiauKai" w:hAnsi="Times New Roman" w:cs="Times New Roman"/>
            <w:color w:val="000000" w:themeColor="text1"/>
          </w:rPr>
          <w:delText>訓練</w:delText>
        </w:r>
      </w:del>
      <w:r w:rsidR="00E47AF6" w:rsidRPr="00F44202">
        <w:rPr>
          <w:rFonts w:ascii="Times New Roman" w:eastAsia="BiauKai" w:hAnsi="Times New Roman" w:cs="Times New Roman"/>
          <w:color w:val="000000" w:themeColor="text1"/>
        </w:rPr>
        <w:t>樣本，</w:t>
      </w:r>
      <w:del w:id="313" w:author="XD Luh" w:date="2022-12-07T17:15:00Z">
        <w:r w:rsidR="00E47AF6" w:rsidRPr="00F44202" w:rsidDel="0067443E">
          <w:rPr>
            <w:rFonts w:ascii="Times New Roman" w:eastAsia="BiauKai" w:hAnsi="Times New Roman" w:cs="Times New Roman"/>
            <w:color w:val="000000" w:themeColor="text1"/>
          </w:rPr>
          <w:delText>並</w:delText>
        </w:r>
      </w:del>
      <w:r w:rsidR="00E47AF6" w:rsidRPr="00F44202">
        <w:rPr>
          <w:rFonts w:ascii="Times New Roman" w:eastAsia="BiauKai" w:hAnsi="Times New Roman" w:cs="Times New Roman"/>
          <w:color w:val="000000" w:themeColor="text1"/>
        </w:rPr>
        <w:t>且選擇</w:t>
      </w:r>
      <w:r w:rsidR="00E47AF6" w:rsidRPr="00F44202">
        <w:rPr>
          <w:rFonts w:ascii="Times New Roman" w:eastAsia="BiauKai" w:hAnsi="Times New Roman" w:cs="Times New Roman"/>
          <w:color w:val="000000" w:themeColor="text1"/>
        </w:rPr>
        <w:t>36</w:t>
      </w:r>
      <w:r w:rsidR="00E47AF6" w:rsidRPr="00F44202">
        <w:rPr>
          <w:rFonts w:ascii="Times New Roman" w:eastAsia="BiauKai" w:hAnsi="Times New Roman" w:cs="Times New Roman"/>
          <w:color w:val="000000" w:themeColor="text1"/>
        </w:rPr>
        <w:t>種特徵進行</w:t>
      </w:r>
      <w:del w:id="314" w:author="XD Luh" w:date="2022-12-07T17:15:00Z">
        <w:r w:rsidR="00E47AF6" w:rsidRPr="00F44202" w:rsidDel="0067443E">
          <w:rPr>
            <w:rFonts w:ascii="Times New Roman" w:eastAsia="BiauKai" w:hAnsi="Times New Roman" w:cs="Times New Roman"/>
            <w:color w:val="000000" w:themeColor="text1"/>
          </w:rPr>
          <w:delText>模型的</w:delText>
        </w:r>
      </w:del>
      <w:r w:rsidR="00E47AF6" w:rsidRPr="00F44202">
        <w:rPr>
          <w:rFonts w:ascii="Times New Roman" w:eastAsia="BiauKai" w:hAnsi="Times New Roman" w:cs="Times New Roman"/>
          <w:color w:val="000000" w:themeColor="text1"/>
        </w:rPr>
        <w:t>訓練。</w:t>
      </w:r>
      <w:del w:id="315" w:author="XD Luh" w:date="2022-12-07T17:15:00Z">
        <w:r w:rsidR="00E47AF6" w:rsidRPr="00F44202" w:rsidDel="0067443E">
          <w:rPr>
            <w:rFonts w:ascii="Times New Roman" w:eastAsia="BiauKai" w:hAnsi="Times New Roman" w:cs="Times New Roman"/>
            <w:color w:val="000000" w:themeColor="text1"/>
          </w:rPr>
          <w:delText>在此</w:delText>
        </w:r>
      </w:del>
      <w:r w:rsidR="00E47AF6" w:rsidRPr="00F44202">
        <w:rPr>
          <w:rFonts w:ascii="Times New Roman" w:eastAsia="BiauKai" w:hAnsi="Times New Roman" w:cs="Times New Roman"/>
          <w:color w:val="000000" w:themeColor="text1"/>
        </w:rPr>
        <w:t>模型</w:t>
      </w:r>
      <w:del w:id="316" w:author="XD Luh" w:date="2022-12-07T17:36:00Z">
        <w:r w:rsidR="00E47AF6" w:rsidRPr="00F44202" w:rsidDel="00837A11">
          <w:rPr>
            <w:rFonts w:ascii="Times New Roman" w:eastAsia="BiauKai" w:hAnsi="Times New Roman" w:cs="Times New Roman"/>
            <w:color w:val="000000" w:themeColor="text1"/>
          </w:rPr>
          <w:delText>中</w:delText>
        </w:r>
      </w:del>
      <w:r w:rsidR="00E47AF6" w:rsidRPr="00F44202">
        <w:rPr>
          <w:rFonts w:ascii="Times New Roman" w:eastAsia="BiauKai" w:hAnsi="Times New Roman" w:cs="Times New Roman"/>
          <w:color w:val="000000" w:themeColor="text1"/>
        </w:rPr>
        <w:t>主要調動</w:t>
      </w:r>
      <w:del w:id="317" w:author="XD Luh" w:date="2022-12-07T17:17:00Z">
        <w:r w:rsidR="00E47AF6" w:rsidRPr="00F44202" w:rsidDel="0067443E">
          <w:rPr>
            <w:rFonts w:ascii="Times New Roman" w:eastAsia="BiauKai" w:hAnsi="Times New Roman" w:cs="Times New Roman"/>
            <w:color w:val="000000" w:themeColor="text1"/>
          </w:rPr>
          <w:delText>的</w:delText>
        </w:r>
      </w:del>
      <w:ins w:id="318" w:author="XD Luh" w:date="2022-12-07T17:15:00Z">
        <w:r w:rsidR="0067443E" w:rsidRPr="00F44202">
          <w:rPr>
            <w:rFonts w:ascii="Times New Roman" w:eastAsia="BiauKai" w:hAnsi="Times New Roman" w:cs="Times New Roman"/>
            <w:color w:val="000000" w:themeColor="text1"/>
          </w:rPr>
          <w:t>以下</w:t>
        </w:r>
      </w:ins>
      <w:del w:id="319" w:author="XD Luh" w:date="2022-12-07T17:15:00Z">
        <w:r w:rsidR="00E47AF6" w:rsidRPr="00F44202" w:rsidDel="0067443E">
          <w:rPr>
            <w:rFonts w:ascii="Times New Roman" w:eastAsia="BiauKai" w:hAnsi="Times New Roman" w:cs="Times New Roman"/>
            <w:color w:val="000000" w:themeColor="text1"/>
          </w:rPr>
          <w:delText>參數</w:delText>
        </w:r>
        <w:r w:rsidR="009147F0" w:rsidRPr="00F44202" w:rsidDel="0067443E">
          <w:rPr>
            <w:rFonts w:ascii="Times New Roman" w:eastAsia="BiauKai" w:hAnsi="Times New Roman" w:cs="Times New Roman"/>
            <w:color w:val="000000" w:themeColor="text1"/>
          </w:rPr>
          <w:delText>為</w:delText>
        </w:r>
        <w:r w:rsidR="001F1B92" w:rsidRPr="00F44202" w:rsidDel="0067443E">
          <w:rPr>
            <w:rFonts w:ascii="Times New Roman" w:eastAsia="BiauKai" w:hAnsi="Times New Roman" w:cs="Times New Roman"/>
            <w:color w:val="000000" w:themeColor="text1"/>
          </w:rPr>
          <w:delText>以下</w:delText>
        </w:r>
      </w:del>
      <w:r w:rsidR="003705F2" w:rsidRPr="00F44202">
        <w:rPr>
          <w:rFonts w:ascii="Times New Roman" w:eastAsia="BiauKai" w:hAnsi="Times New Roman" w:cs="Times New Roman"/>
          <w:color w:val="000000" w:themeColor="text1"/>
        </w:rPr>
        <w:t>五</w:t>
      </w:r>
      <w:r w:rsidR="001F1B92" w:rsidRPr="00F44202">
        <w:rPr>
          <w:rFonts w:ascii="Times New Roman" w:eastAsia="BiauKai" w:hAnsi="Times New Roman" w:cs="Times New Roman"/>
          <w:color w:val="000000" w:themeColor="text1"/>
        </w:rPr>
        <w:t>種</w:t>
      </w:r>
      <w:ins w:id="320" w:author="XD Luh" w:date="2022-12-07T17:15:00Z">
        <w:r w:rsidR="0067443E" w:rsidRPr="00F44202">
          <w:rPr>
            <w:rFonts w:ascii="Times New Roman" w:eastAsia="BiauKai" w:hAnsi="Times New Roman" w:cs="Times New Roman"/>
            <w:color w:val="000000" w:themeColor="text1"/>
          </w:rPr>
          <w:t>參數</w:t>
        </w:r>
      </w:ins>
      <w:bookmarkStart w:id="321" w:name="_Hlk121856399"/>
      <w:ins w:id="322" w:author="XD Luh" w:date="2022-12-07T17:18:00Z">
        <w:r w:rsidR="0067443E" w:rsidRPr="00F44202">
          <w:rPr>
            <w:rFonts w:ascii="Times New Roman" w:eastAsia="BiauKai" w:hAnsi="Times New Roman" w:cs="Times New Roman"/>
            <w:color w:val="000000" w:themeColor="text1"/>
          </w:rPr>
          <w:t xml:space="preserve"> —</w:t>
        </w:r>
      </w:ins>
      <w:bookmarkEnd w:id="321"/>
      <w:del w:id="323" w:author="XD Luh" w:date="2022-12-07T17:17:00Z">
        <w:r w:rsidR="001F1B92" w:rsidRPr="00F44202" w:rsidDel="0067443E">
          <w:rPr>
            <w:rFonts w:ascii="Times New Roman" w:eastAsia="BiauKai" w:hAnsi="Times New Roman" w:cs="Times New Roman"/>
            <w:color w:val="000000" w:themeColor="text1"/>
          </w:rPr>
          <w:delText>，</w:delText>
        </w:r>
      </w:del>
      <w:del w:id="324" w:author="XD Luh" w:date="2022-12-07T17:26:00Z">
        <w:r w:rsidR="00E47AF6" w:rsidRPr="00F44202" w:rsidDel="00556AD7">
          <w:rPr>
            <w:rFonts w:ascii="Times New Roman" w:eastAsia="BiauKai" w:hAnsi="Times New Roman" w:cs="Times New Roman"/>
            <w:color w:val="000000" w:themeColor="text1"/>
          </w:rPr>
          <w:delText>單個決策樹</w:delText>
        </w:r>
        <w:r w:rsidR="00557B44" w:rsidRPr="00F44202" w:rsidDel="00556AD7">
          <w:rPr>
            <w:rFonts w:ascii="Times New Roman" w:eastAsia="BiauKai" w:hAnsi="Times New Roman" w:cs="Times New Roman"/>
            <w:color w:val="000000" w:themeColor="text1"/>
          </w:rPr>
          <w:delText>能</w:delText>
        </w:r>
        <w:r w:rsidR="00E47AF6" w:rsidRPr="00F44202" w:rsidDel="00556AD7">
          <w:rPr>
            <w:rFonts w:ascii="Times New Roman" w:eastAsia="BiauKai" w:hAnsi="Times New Roman" w:cs="Times New Roman"/>
            <w:color w:val="000000" w:themeColor="text1"/>
          </w:rPr>
          <w:delText>使用的最大</w:delText>
        </w:r>
        <w:r w:rsidR="00557B44" w:rsidRPr="00F44202" w:rsidDel="00556AD7">
          <w:rPr>
            <w:rFonts w:ascii="Times New Roman" w:eastAsia="BiauKai" w:hAnsi="Times New Roman" w:cs="Times New Roman"/>
            <w:color w:val="000000" w:themeColor="text1"/>
          </w:rPr>
          <w:delText>特徵</w:delText>
        </w:r>
        <w:r w:rsidR="00E47AF6" w:rsidRPr="00F44202" w:rsidDel="00556AD7">
          <w:rPr>
            <w:rFonts w:ascii="Times New Roman" w:eastAsia="BiauKai" w:hAnsi="Times New Roman" w:cs="Times New Roman"/>
            <w:color w:val="000000" w:themeColor="text1"/>
          </w:rPr>
          <w:delText>數量</w:delText>
        </w:r>
        <w:r w:rsidR="0094329A" w:rsidRPr="00F44202" w:rsidDel="00556AD7">
          <w:rPr>
            <w:rFonts w:ascii="Times New Roman" w:eastAsia="BiauKai" w:hAnsi="Times New Roman" w:cs="Times New Roman"/>
            <w:color w:val="000000" w:themeColor="text1"/>
          </w:rPr>
          <w:delText>為總</w:delText>
        </w:r>
        <w:r w:rsidR="00557B44" w:rsidRPr="00F44202" w:rsidDel="00556AD7">
          <w:rPr>
            <w:rFonts w:ascii="Times New Roman" w:eastAsia="BiauKai" w:hAnsi="Times New Roman" w:cs="Times New Roman"/>
            <w:color w:val="000000" w:themeColor="text1"/>
          </w:rPr>
          <w:delText>特徵</w:delText>
        </w:r>
        <w:r w:rsidR="0094329A" w:rsidRPr="00F44202" w:rsidDel="00556AD7">
          <w:rPr>
            <w:rFonts w:ascii="Times New Roman" w:eastAsia="BiauKai" w:hAnsi="Times New Roman" w:cs="Times New Roman"/>
            <w:color w:val="000000" w:themeColor="text1"/>
          </w:rPr>
          <w:delText>的多少百分比</w:delText>
        </w:r>
      </w:del>
      <w:del w:id="325" w:author="XD Luh" w:date="2022-12-07T17:25:00Z">
        <w:r w:rsidR="00E47AF6" w:rsidRPr="00F44202" w:rsidDel="00556AD7">
          <w:rPr>
            <w:rFonts w:ascii="Times New Roman" w:eastAsia="BiauKai" w:hAnsi="Times New Roman" w:cs="Times New Roman"/>
            <w:color w:val="000000" w:themeColor="text1"/>
          </w:rPr>
          <w:delText>(</w:delText>
        </w:r>
      </w:del>
      <w:del w:id="326" w:author="XD Luh" w:date="2022-12-07T17:38:00Z">
        <w:r w:rsidR="00E47AF6" w:rsidRPr="00F44202" w:rsidDel="000634B4">
          <w:rPr>
            <w:rFonts w:ascii="Times New Roman" w:eastAsia="BiauKai" w:hAnsi="Times New Roman" w:cs="Times New Roman"/>
            <w:color w:val="000000" w:themeColor="text1"/>
          </w:rPr>
          <w:delText>max_features</w:delText>
        </w:r>
      </w:del>
      <w:del w:id="327" w:author="XD Luh" w:date="2022-12-07T17:25:00Z">
        <w:r w:rsidR="00E47AF6" w:rsidRPr="00F44202" w:rsidDel="00556AD7">
          <w:rPr>
            <w:rFonts w:ascii="Times New Roman" w:eastAsia="BiauKai" w:hAnsi="Times New Roman" w:cs="Times New Roman"/>
            <w:color w:val="000000" w:themeColor="text1"/>
          </w:rPr>
          <w:delText>最終</w:delText>
        </w:r>
      </w:del>
      <w:del w:id="328" w:author="XD Luh" w:date="2022-12-07T17:26:00Z">
        <w:r w:rsidR="00E47AF6" w:rsidRPr="00F44202" w:rsidDel="00556AD7">
          <w:rPr>
            <w:rFonts w:ascii="Times New Roman" w:eastAsia="BiauKai" w:hAnsi="Times New Roman" w:cs="Times New Roman"/>
            <w:color w:val="000000" w:themeColor="text1"/>
          </w:rPr>
          <w:delText>設定為</w:delText>
        </w:r>
      </w:del>
      <w:ins w:id="329" w:author="XD Luh" w:date="2022-12-07T17:35:00Z">
        <w:r w:rsidR="00837A11" w:rsidRPr="00F44202">
          <w:rPr>
            <w:rFonts w:ascii="Times New Roman" w:eastAsia="BiauKai" w:hAnsi="Times New Roman" w:cs="Times New Roman"/>
            <w:color w:val="000000" w:themeColor="text1"/>
          </w:rPr>
          <w:t>限制</w:t>
        </w:r>
      </w:ins>
      <w:ins w:id="330" w:author="XD Luh" w:date="2022-12-07T17:26:00Z">
        <w:r w:rsidR="00556AD7" w:rsidRPr="00F44202">
          <w:rPr>
            <w:rFonts w:ascii="Times New Roman" w:eastAsia="BiauKai" w:hAnsi="Times New Roman" w:cs="Times New Roman"/>
            <w:color w:val="000000" w:themeColor="text1"/>
          </w:rPr>
          <w:t>單個決策樹能使用</w:t>
        </w:r>
      </w:ins>
      <w:ins w:id="331" w:author="XD Luh" w:date="2022-12-07T17:35:00Z">
        <w:r w:rsidR="00837A11" w:rsidRPr="00F44202">
          <w:rPr>
            <w:rFonts w:ascii="Times New Roman" w:eastAsia="BiauKai" w:hAnsi="Times New Roman" w:cs="Times New Roman"/>
            <w:color w:val="000000" w:themeColor="text1"/>
          </w:rPr>
          <w:t>最多</w:t>
        </w:r>
      </w:ins>
      <w:ins w:id="332" w:author="XD Luh" w:date="2022-12-07T17:26:00Z">
        <w:r w:rsidR="00556AD7" w:rsidRPr="00F44202">
          <w:rPr>
            <w:rFonts w:ascii="Times New Roman" w:eastAsia="BiauKai" w:hAnsi="Times New Roman" w:cs="Times New Roman"/>
            <w:color w:val="000000" w:themeColor="text1"/>
          </w:rPr>
          <w:t>20%</w:t>
        </w:r>
      </w:ins>
      <w:ins w:id="333" w:author="XD Luh" w:date="2022-12-07T17:35:00Z">
        <w:r w:rsidR="00837A11" w:rsidRPr="00F44202">
          <w:rPr>
            <w:rFonts w:ascii="Times New Roman" w:eastAsia="BiauKai" w:hAnsi="Times New Roman" w:cs="Times New Roman"/>
            <w:color w:val="000000" w:themeColor="text1"/>
          </w:rPr>
          <w:t xml:space="preserve"> </w:t>
        </w:r>
      </w:ins>
      <w:ins w:id="334" w:author="XD Luh" w:date="2022-12-07T17:34:00Z">
        <w:r w:rsidR="00837A11" w:rsidRPr="00F44202">
          <w:rPr>
            <w:rFonts w:ascii="Times New Roman" w:eastAsia="BiauKai" w:hAnsi="Times New Roman" w:cs="Times New Roman"/>
            <w:color w:val="000000" w:themeColor="text1"/>
          </w:rPr>
          <w:t>的特徵</w:t>
        </w:r>
      </w:ins>
      <w:ins w:id="335" w:author="XD Luh" w:date="2022-12-07T17:36:00Z">
        <w:r w:rsidR="00837A11" w:rsidRPr="00F44202">
          <w:rPr>
            <w:rFonts w:ascii="Times New Roman" w:eastAsia="BiauKai" w:hAnsi="Times New Roman" w:cs="Times New Roman"/>
            <w:color w:val="000000" w:themeColor="text1"/>
          </w:rPr>
          <w:t>數量</w:t>
        </w:r>
      </w:ins>
      <w:ins w:id="336" w:author="XD Luh" w:date="2022-12-07T17:38:00Z">
        <w:r w:rsidR="00837A11" w:rsidRPr="00F44202">
          <w:rPr>
            <w:rFonts w:ascii="Times New Roman" w:eastAsia="BiauKai" w:hAnsi="Times New Roman" w:cs="Times New Roman"/>
            <w:color w:val="000000" w:themeColor="text1"/>
          </w:rPr>
          <w:t>(</w:t>
        </w:r>
        <w:proofErr w:type="spellStart"/>
        <w:r w:rsidR="00837A11" w:rsidRPr="00F44202">
          <w:rPr>
            <w:rFonts w:ascii="Times New Roman" w:eastAsia="BiauKai" w:hAnsi="Times New Roman" w:cs="Times New Roman"/>
            <w:color w:val="000000" w:themeColor="text1"/>
          </w:rPr>
          <w:t>max_features</w:t>
        </w:r>
        <w:proofErr w:type="spellEnd"/>
        <w:r w:rsidR="00837A11" w:rsidRPr="00F44202">
          <w:rPr>
            <w:rFonts w:ascii="Times New Roman" w:eastAsia="BiauKai" w:hAnsi="Times New Roman" w:cs="Times New Roman"/>
            <w:color w:val="000000" w:themeColor="text1"/>
          </w:rPr>
          <w:t>)</w:t>
        </w:r>
      </w:ins>
      <w:ins w:id="337" w:author="XD Luh" w:date="2022-12-07T17:26:00Z">
        <w:r w:rsidR="00556AD7" w:rsidRPr="00F44202">
          <w:rPr>
            <w:rFonts w:ascii="Times New Roman" w:eastAsia="BiauKai" w:hAnsi="Times New Roman" w:cs="Times New Roman"/>
            <w:color w:val="000000" w:themeColor="text1"/>
          </w:rPr>
          <w:t xml:space="preserve"> </w:t>
        </w:r>
      </w:ins>
      <w:del w:id="338" w:author="XD Luh" w:date="2022-12-07T17:25:00Z">
        <w:r w:rsidR="00E47AF6" w:rsidRPr="00F44202" w:rsidDel="00556AD7">
          <w:rPr>
            <w:rFonts w:ascii="Times New Roman" w:eastAsia="BiauKai" w:hAnsi="Times New Roman" w:cs="Times New Roman"/>
            <w:color w:val="000000" w:themeColor="text1"/>
          </w:rPr>
          <w:delText>0.2)</w:delText>
        </w:r>
      </w:del>
      <w:ins w:id="339" w:author="XD Luh" w:date="2022-12-07T17:21:00Z">
        <w:r w:rsidR="00556AD7" w:rsidRPr="00F44202">
          <w:rPr>
            <w:rFonts w:ascii="Times New Roman" w:eastAsia="BiauKai" w:hAnsi="Times New Roman" w:cs="Times New Roman"/>
            <w:color w:val="000000" w:themeColor="text1"/>
          </w:rPr>
          <w:t>;</w:t>
        </w:r>
      </w:ins>
      <w:ins w:id="340" w:author="XD Luh" w:date="2022-12-07T17:28:00Z">
        <w:r w:rsidR="00556AD7" w:rsidRPr="00F44202">
          <w:rPr>
            <w:rFonts w:ascii="Times New Roman" w:eastAsia="BiauKai" w:hAnsi="Times New Roman" w:cs="Times New Roman"/>
            <w:color w:val="000000" w:themeColor="text1"/>
          </w:rPr>
          <w:t xml:space="preserve"> </w:t>
        </w:r>
      </w:ins>
      <w:del w:id="341" w:author="XD Luh" w:date="2022-12-07T17:21:00Z">
        <w:r w:rsidR="00E47AF6" w:rsidRPr="00F44202" w:rsidDel="00556AD7">
          <w:rPr>
            <w:rFonts w:ascii="Times New Roman" w:eastAsia="BiauKai" w:hAnsi="Times New Roman" w:cs="Times New Roman"/>
            <w:color w:val="000000" w:themeColor="text1"/>
          </w:rPr>
          <w:delText>、</w:delText>
        </w:r>
      </w:del>
      <w:del w:id="342" w:author="XD Luh" w:date="2022-12-07T17:28:00Z">
        <w:r w:rsidR="00E47AF6" w:rsidRPr="00F44202" w:rsidDel="00556AD7">
          <w:rPr>
            <w:rFonts w:ascii="Times New Roman" w:eastAsia="BiauKai" w:hAnsi="Times New Roman" w:cs="Times New Roman"/>
            <w:color w:val="000000" w:themeColor="text1"/>
            <w:shd w:val="clear" w:color="auto" w:fill="FFFFFF"/>
          </w:rPr>
          <w:delText>子樹的數量</w:delText>
        </w:r>
        <w:r w:rsidR="005730BF" w:rsidRPr="00F44202" w:rsidDel="00556AD7">
          <w:rPr>
            <w:rFonts w:ascii="Times New Roman" w:eastAsia="BiauKai" w:hAnsi="Times New Roman" w:cs="Times New Roman"/>
            <w:color w:val="000000" w:themeColor="text1"/>
            <w:shd w:val="clear" w:color="auto" w:fill="FFFFFF"/>
          </w:rPr>
          <w:delText>，</w:delText>
        </w:r>
        <w:r w:rsidR="009032FB" w:rsidRPr="00F44202" w:rsidDel="00556AD7">
          <w:rPr>
            <w:rFonts w:ascii="Times New Roman" w:eastAsia="BiauKai" w:hAnsi="Times New Roman" w:cs="Times New Roman"/>
            <w:color w:val="000000" w:themeColor="text1"/>
            <w:shd w:val="clear" w:color="auto" w:fill="FFFFFF"/>
          </w:rPr>
          <w:delText>通常數值越大</w:delText>
        </w:r>
        <w:r w:rsidR="00A57BF1" w:rsidRPr="00F44202" w:rsidDel="00556AD7">
          <w:rPr>
            <w:rFonts w:ascii="Times New Roman" w:eastAsia="BiauKai" w:hAnsi="Times New Roman" w:cs="Times New Roman"/>
            <w:color w:val="000000" w:themeColor="text1"/>
            <w:shd w:val="clear" w:color="auto" w:fill="FFFFFF"/>
          </w:rPr>
          <w:delText>效果越好</w:delText>
        </w:r>
        <w:r w:rsidR="009F3F29" w:rsidRPr="00F44202" w:rsidDel="00556AD7">
          <w:rPr>
            <w:rFonts w:ascii="Times New Roman" w:eastAsia="BiauKai" w:hAnsi="Times New Roman" w:cs="Times New Roman"/>
            <w:color w:val="000000" w:themeColor="text1"/>
            <w:shd w:val="clear" w:color="auto" w:fill="FFFFFF"/>
          </w:rPr>
          <w:delText>，</w:delText>
        </w:r>
        <w:r w:rsidR="00A57BF1" w:rsidRPr="00F44202" w:rsidDel="00556AD7">
          <w:rPr>
            <w:rFonts w:ascii="Times New Roman" w:eastAsia="BiauKai" w:hAnsi="Times New Roman" w:cs="Times New Roman"/>
            <w:color w:val="000000" w:themeColor="text1"/>
            <w:shd w:val="clear" w:color="auto" w:fill="FFFFFF"/>
          </w:rPr>
          <w:delText>但大</w:delText>
        </w:r>
        <w:r w:rsidR="00447482" w:rsidRPr="00F44202" w:rsidDel="00556AD7">
          <w:rPr>
            <w:rFonts w:ascii="Times New Roman" w:eastAsia="BiauKai" w:hAnsi="Times New Roman" w:cs="Times New Roman"/>
            <w:color w:val="000000" w:themeColor="text1"/>
            <w:shd w:val="clear" w:color="auto" w:fill="FFFFFF"/>
          </w:rPr>
          <w:delText>到</w:delText>
        </w:r>
        <w:r w:rsidR="00A57BF1" w:rsidRPr="00F44202" w:rsidDel="00556AD7">
          <w:rPr>
            <w:rFonts w:ascii="Times New Roman" w:eastAsia="BiauKai" w:hAnsi="Times New Roman" w:cs="Times New Roman"/>
            <w:color w:val="000000" w:themeColor="text1"/>
            <w:shd w:val="clear" w:color="auto" w:fill="FFFFFF"/>
          </w:rPr>
          <w:delText>一定的範圍</w:delText>
        </w:r>
        <w:r w:rsidR="00DE3139" w:rsidRPr="00F44202" w:rsidDel="00556AD7">
          <w:rPr>
            <w:rFonts w:ascii="Times New Roman" w:eastAsia="BiauKai" w:hAnsi="Times New Roman" w:cs="Times New Roman"/>
            <w:color w:val="000000" w:themeColor="text1"/>
            <w:shd w:val="clear" w:color="auto" w:fill="FFFFFF"/>
          </w:rPr>
          <w:delText>之後</w:delText>
        </w:r>
        <w:r w:rsidR="00A57BF1" w:rsidRPr="00F44202" w:rsidDel="00556AD7">
          <w:rPr>
            <w:rFonts w:ascii="Times New Roman" w:eastAsia="BiauKai" w:hAnsi="Times New Roman" w:cs="Times New Roman"/>
            <w:color w:val="000000" w:themeColor="text1"/>
            <w:shd w:val="clear" w:color="auto" w:fill="FFFFFF"/>
          </w:rPr>
          <w:delText>就會</w:delText>
        </w:r>
        <w:r w:rsidR="006268FB" w:rsidRPr="00F44202" w:rsidDel="00556AD7">
          <w:rPr>
            <w:rFonts w:ascii="Times New Roman" w:eastAsia="BiauKai" w:hAnsi="Times New Roman" w:cs="Times New Roman"/>
            <w:color w:val="000000" w:themeColor="text1"/>
            <w:shd w:val="clear" w:color="auto" w:fill="FFFFFF"/>
          </w:rPr>
          <w:delText>形成</w:delText>
        </w:r>
        <w:r w:rsidR="00A57BF1" w:rsidRPr="00F44202" w:rsidDel="00556AD7">
          <w:rPr>
            <w:rFonts w:ascii="Times New Roman" w:eastAsia="BiauKai" w:hAnsi="Times New Roman" w:cs="Times New Roman"/>
            <w:color w:val="000000" w:themeColor="text1"/>
            <w:shd w:val="clear" w:color="auto" w:fill="FFFFFF"/>
          </w:rPr>
          <w:delText>波動</w:delText>
        </w:r>
        <w:r w:rsidR="006268FB" w:rsidRPr="00F44202" w:rsidDel="00556AD7">
          <w:rPr>
            <w:rFonts w:ascii="Times New Roman" w:eastAsia="BiauKai" w:hAnsi="Times New Roman" w:cs="Times New Roman"/>
            <w:color w:val="000000" w:themeColor="text1"/>
            <w:shd w:val="clear" w:color="auto" w:fill="FFFFFF"/>
          </w:rPr>
          <w:delText>而不穩</w:delText>
        </w:r>
      </w:del>
      <w:del w:id="343" w:author="XD Luh" w:date="2022-12-07T17:27:00Z">
        <w:r w:rsidR="006268FB" w:rsidRPr="00F44202" w:rsidDel="00556AD7">
          <w:rPr>
            <w:rFonts w:ascii="Times New Roman" w:eastAsia="BiauKai" w:hAnsi="Times New Roman" w:cs="Times New Roman"/>
            <w:color w:val="000000" w:themeColor="text1"/>
            <w:shd w:val="clear" w:color="auto" w:fill="FFFFFF"/>
          </w:rPr>
          <w:delText>定</w:delText>
        </w:r>
        <w:r w:rsidR="00E47AF6" w:rsidRPr="00F44202" w:rsidDel="00556AD7">
          <w:rPr>
            <w:rFonts w:ascii="Times New Roman" w:eastAsia="BiauKai" w:hAnsi="Times New Roman" w:cs="Times New Roman"/>
            <w:color w:val="000000" w:themeColor="text1"/>
            <w:shd w:val="clear" w:color="auto" w:fill="FFFFFF"/>
          </w:rPr>
          <w:delText>(</w:delText>
        </w:r>
      </w:del>
      <w:del w:id="344" w:author="XD Luh" w:date="2022-12-07T17:40:00Z">
        <w:r w:rsidR="00E47AF6" w:rsidRPr="00F44202" w:rsidDel="00CD554B">
          <w:rPr>
            <w:rFonts w:ascii="Times New Roman" w:eastAsia="BiauKai" w:hAnsi="Times New Roman" w:cs="Times New Roman"/>
            <w:color w:val="000000" w:themeColor="text1"/>
          </w:rPr>
          <w:delText>n_estimators</w:delText>
        </w:r>
      </w:del>
      <w:ins w:id="345" w:author="XD Luh" w:date="2022-12-07T17:28:00Z">
        <w:r w:rsidR="00556AD7" w:rsidRPr="00F44202">
          <w:rPr>
            <w:rFonts w:ascii="Times New Roman" w:eastAsia="BiauKai" w:hAnsi="Times New Roman" w:cs="Times New Roman"/>
            <w:color w:val="000000" w:themeColor="text1"/>
            <w:shd w:val="clear" w:color="auto" w:fill="FFFFFF"/>
          </w:rPr>
          <w:t>設定子樹數量為</w:t>
        </w:r>
      </w:ins>
      <w:del w:id="346" w:author="XD Luh" w:date="2022-12-07T17:27:00Z">
        <w:r w:rsidR="00E47AF6" w:rsidRPr="00F44202" w:rsidDel="00556AD7">
          <w:rPr>
            <w:rFonts w:ascii="Times New Roman" w:eastAsia="BiauKai" w:hAnsi="Times New Roman" w:cs="Times New Roman"/>
            <w:color w:val="000000" w:themeColor="text1"/>
          </w:rPr>
          <w:delText>最終</w:delText>
        </w:r>
        <w:r w:rsidR="00E47AF6" w:rsidRPr="00F44202" w:rsidDel="00556AD7">
          <w:rPr>
            <w:rFonts w:ascii="Times New Roman" w:eastAsia="BiauKai" w:hAnsi="Times New Roman" w:cs="Times New Roman"/>
            <w:color w:val="000000" w:themeColor="text1"/>
            <w:shd w:val="clear" w:color="auto" w:fill="FFFFFF"/>
          </w:rPr>
          <w:delText>設定為</w:delText>
        </w:r>
      </w:del>
      <w:r w:rsidR="00E47AF6" w:rsidRPr="00F44202">
        <w:rPr>
          <w:rFonts w:ascii="Times New Roman" w:eastAsia="BiauKai" w:hAnsi="Times New Roman" w:cs="Times New Roman"/>
          <w:color w:val="000000" w:themeColor="text1"/>
          <w:shd w:val="clear" w:color="auto" w:fill="FFFFFF"/>
        </w:rPr>
        <w:t>100</w:t>
      </w:r>
      <w:ins w:id="347" w:author="XD Luh" w:date="2022-12-07T17:39:00Z">
        <w:r w:rsidR="000634B4" w:rsidRPr="00F44202">
          <w:rPr>
            <w:rFonts w:ascii="Times New Roman" w:eastAsia="BiauKai" w:hAnsi="Times New Roman" w:cs="Times New Roman"/>
            <w:color w:val="000000" w:themeColor="text1"/>
            <w:shd w:val="clear" w:color="auto" w:fill="FFFFFF"/>
          </w:rPr>
          <w:t>(</w:t>
        </w:r>
        <w:proofErr w:type="spellStart"/>
        <w:r w:rsidR="000634B4" w:rsidRPr="00F44202">
          <w:rPr>
            <w:rFonts w:ascii="Times New Roman" w:eastAsia="BiauKai" w:hAnsi="Times New Roman" w:cs="Times New Roman"/>
            <w:color w:val="000000" w:themeColor="text1"/>
          </w:rPr>
          <w:t>n_estimators</w:t>
        </w:r>
        <w:proofErr w:type="spellEnd"/>
        <w:r w:rsidR="000634B4" w:rsidRPr="00F44202">
          <w:rPr>
            <w:rFonts w:ascii="Times New Roman" w:eastAsia="BiauKai" w:hAnsi="Times New Roman" w:cs="Times New Roman"/>
            <w:color w:val="000000" w:themeColor="text1"/>
            <w:shd w:val="clear" w:color="auto" w:fill="FFFFFF"/>
          </w:rPr>
          <w:t>)</w:t>
        </w:r>
      </w:ins>
      <w:ins w:id="348" w:author="XD Luh" w:date="2022-12-07T17:28:00Z">
        <w:r w:rsidR="00556AD7" w:rsidRPr="00F44202">
          <w:rPr>
            <w:rFonts w:ascii="Times New Roman" w:eastAsia="BiauKai" w:hAnsi="Times New Roman" w:cs="Times New Roman"/>
            <w:color w:val="000000" w:themeColor="text1"/>
            <w:shd w:val="clear" w:color="auto" w:fill="FFFFFF"/>
          </w:rPr>
          <w:t>;</w:t>
        </w:r>
      </w:ins>
      <w:del w:id="349" w:author="XD Luh" w:date="2022-12-07T17:28:00Z">
        <w:r w:rsidR="00E47AF6" w:rsidRPr="00F44202" w:rsidDel="00556AD7">
          <w:rPr>
            <w:rFonts w:ascii="Times New Roman" w:eastAsia="BiauKai" w:hAnsi="Times New Roman" w:cs="Times New Roman"/>
            <w:color w:val="000000" w:themeColor="text1"/>
            <w:shd w:val="clear" w:color="auto" w:fill="FFFFFF"/>
          </w:rPr>
          <w:delText>)</w:delText>
        </w:r>
      </w:del>
      <w:del w:id="350" w:author="XD Luh" w:date="2022-12-07T17:23:00Z">
        <w:r w:rsidR="00E47AF6" w:rsidRPr="00F44202" w:rsidDel="00556AD7">
          <w:rPr>
            <w:rFonts w:ascii="Times New Roman" w:eastAsia="BiauKai" w:hAnsi="Times New Roman" w:cs="Times New Roman"/>
            <w:color w:val="000000" w:themeColor="text1"/>
            <w:shd w:val="clear" w:color="auto" w:fill="FFFFFF"/>
          </w:rPr>
          <w:delText>、</w:delText>
        </w:r>
      </w:del>
      <w:del w:id="351" w:author="XD Luh" w:date="2022-12-07T17:29:00Z">
        <w:r w:rsidR="00E47AF6" w:rsidRPr="00F44202" w:rsidDel="00837A11">
          <w:rPr>
            <w:rFonts w:ascii="Times New Roman" w:eastAsia="BiauKai" w:hAnsi="Times New Roman" w:cs="Times New Roman"/>
            <w:color w:val="000000" w:themeColor="text1"/>
            <w:shd w:val="clear" w:color="auto" w:fill="FFFFFF"/>
          </w:rPr>
          <w:delText>最小葉片的大小</w:delText>
        </w:r>
        <w:r w:rsidR="00994A98" w:rsidRPr="00F44202" w:rsidDel="00837A11">
          <w:rPr>
            <w:rFonts w:ascii="Times New Roman" w:eastAsia="BiauKai" w:hAnsi="Times New Roman" w:cs="Times New Roman"/>
            <w:color w:val="000000" w:themeColor="text1"/>
            <w:shd w:val="clear" w:color="auto" w:fill="FFFFFF"/>
          </w:rPr>
          <w:delText>，實際的</w:delText>
        </w:r>
        <w:r w:rsidR="001A4BB6" w:rsidRPr="00F44202" w:rsidDel="00837A11">
          <w:rPr>
            <w:rFonts w:ascii="Times New Roman" w:eastAsia="BiauKai" w:hAnsi="Times New Roman" w:cs="Times New Roman"/>
            <w:color w:val="000000" w:themeColor="text1"/>
            <w:shd w:val="clear" w:color="auto" w:fill="FFFFFF"/>
          </w:rPr>
          <w:delText>數量</w:delText>
        </w:r>
        <w:r w:rsidR="00994A98" w:rsidRPr="00F44202" w:rsidDel="00837A11">
          <w:rPr>
            <w:rFonts w:ascii="Times New Roman" w:eastAsia="BiauKai" w:hAnsi="Times New Roman" w:cs="Times New Roman"/>
            <w:color w:val="000000" w:themeColor="text1"/>
            <w:shd w:val="clear" w:color="auto" w:fill="FFFFFF"/>
          </w:rPr>
          <w:delText>如果小於</w:delText>
        </w:r>
        <w:r w:rsidR="004C31AD" w:rsidRPr="00F44202" w:rsidDel="00837A11">
          <w:rPr>
            <w:rFonts w:ascii="Times New Roman" w:eastAsia="BiauKai" w:hAnsi="Times New Roman" w:cs="Times New Roman"/>
            <w:color w:val="000000" w:themeColor="text1"/>
            <w:shd w:val="clear" w:color="auto" w:fill="FFFFFF"/>
          </w:rPr>
          <w:delText>這個</w:delText>
        </w:r>
        <w:r w:rsidR="001A4BB6" w:rsidRPr="00F44202" w:rsidDel="00837A11">
          <w:rPr>
            <w:rFonts w:ascii="Times New Roman" w:eastAsia="BiauKai" w:hAnsi="Times New Roman" w:cs="Times New Roman"/>
            <w:color w:val="000000" w:themeColor="text1"/>
            <w:shd w:val="clear" w:color="auto" w:fill="FFFFFF"/>
          </w:rPr>
          <w:delText>樣本數</w:delText>
        </w:r>
        <w:r w:rsidR="002C0EE1" w:rsidRPr="00F44202" w:rsidDel="00837A11">
          <w:rPr>
            <w:rFonts w:ascii="Times New Roman" w:eastAsia="BiauKai" w:hAnsi="Times New Roman" w:cs="Times New Roman"/>
            <w:color w:val="000000" w:themeColor="text1"/>
            <w:shd w:val="clear" w:color="auto" w:fill="FFFFFF"/>
          </w:rPr>
          <w:delText>，則會選擇跟其他兄弟</w:delText>
        </w:r>
        <w:r w:rsidR="00F442D1" w:rsidRPr="00F44202" w:rsidDel="00837A11">
          <w:rPr>
            <w:rFonts w:ascii="Times New Roman" w:eastAsia="BiauKai" w:hAnsi="Times New Roman" w:cs="Times New Roman"/>
            <w:color w:val="000000" w:themeColor="text1"/>
            <w:shd w:val="clear" w:color="auto" w:fill="FFFFFF"/>
          </w:rPr>
          <w:delText>葉</w:delText>
        </w:r>
        <w:r w:rsidR="002C0EE1" w:rsidRPr="00F44202" w:rsidDel="00837A11">
          <w:rPr>
            <w:rFonts w:ascii="Times New Roman" w:eastAsia="BiauKai" w:hAnsi="Times New Roman" w:cs="Times New Roman"/>
            <w:color w:val="000000" w:themeColor="text1"/>
            <w:shd w:val="clear" w:color="auto" w:fill="FFFFFF"/>
          </w:rPr>
          <w:delText>去做合併</w:delText>
        </w:r>
        <w:r w:rsidR="00E47AF6" w:rsidRPr="00F44202" w:rsidDel="00837A11">
          <w:rPr>
            <w:rFonts w:ascii="Times New Roman" w:eastAsia="BiauKai" w:hAnsi="Times New Roman" w:cs="Times New Roman"/>
            <w:color w:val="000000" w:themeColor="text1"/>
            <w:shd w:val="clear" w:color="auto" w:fill="FFFFFF"/>
          </w:rPr>
          <w:delText>(</w:delText>
        </w:r>
      </w:del>
      <w:del w:id="352" w:author="XD Luh" w:date="2022-12-07T17:39:00Z">
        <w:r w:rsidR="00E47AF6" w:rsidRPr="00F44202" w:rsidDel="000634B4">
          <w:rPr>
            <w:rFonts w:ascii="Times New Roman" w:eastAsia="BiauKai" w:hAnsi="Times New Roman" w:cs="Times New Roman"/>
            <w:color w:val="000000" w:themeColor="text1"/>
          </w:rPr>
          <w:delText xml:space="preserve">min_samples_leaf </w:delText>
        </w:r>
      </w:del>
      <w:del w:id="353" w:author="XD Luh" w:date="2022-12-07T17:28:00Z">
        <w:r w:rsidR="00E47AF6" w:rsidRPr="00F44202" w:rsidDel="00556AD7">
          <w:rPr>
            <w:rFonts w:ascii="Times New Roman" w:eastAsia="BiauKai" w:hAnsi="Times New Roman" w:cs="Times New Roman"/>
            <w:color w:val="000000" w:themeColor="text1"/>
          </w:rPr>
          <w:delText>最終</w:delText>
        </w:r>
      </w:del>
      <w:r w:rsidR="00E47AF6" w:rsidRPr="00F44202">
        <w:rPr>
          <w:rFonts w:ascii="Times New Roman" w:eastAsia="BiauKai" w:hAnsi="Times New Roman" w:cs="Times New Roman"/>
          <w:color w:val="000000" w:themeColor="text1"/>
        </w:rPr>
        <w:t>設定</w:t>
      </w:r>
      <w:ins w:id="354" w:author="XD Luh" w:date="2022-12-07T17:29:00Z">
        <w:r w:rsidR="00837A11" w:rsidRPr="00F44202">
          <w:rPr>
            <w:rFonts w:ascii="Times New Roman" w:eastAsia="BiauKai" w:hAnsi="Times New Roman" w:cs="Times New Roman"/>
            <w:color w:val="000000" w:themeColor="text1"/>
          </w:rPr>
          <w:t>最小樣本數</w:t>
        </w:r>
      </w:ins>
      <w:r w:rsidR="00E47AF6" w:rsidRPr="00F44202">
        <w:rPr>
          <w:rFonts w:ascii="Times New Roman" w:eastAsia="BiauKai" w:hAnsi="Times New Roman" w:cs="Times New Roman"/>
          <w:color w:val="000000" w:themeColor="text1"/>
        </w:rPr>
        <w:t>為</w:t>
      </w:r>
      <w:r w:rsidR="00E47AF6" w:rsidRPr="00F44202">
        <w:rPr>
          <w:rFonts w:ascii="Times New Roman" w:eastAsia="BiauKai" w:hAnsi="Times New Roman" w:cs="Times New Roman"/>
          <w:color w:val="000000" w:themeColor="text1"/>
        </w:rPr>
        <w:t>50</w:t>
      </w:r>
      <w:ins w:id="355" w:author="XD Luh" w:date="2022-12-07T17:39:00Z">
        <w:r w:rsidR="00CD554B" w:rsidRPr="00F44202">
          <w:rPr>
            <w:rFonts w:ascii="Times New Roman" w:eastAsia="BiauKai" w:hAnsi="Times New Roman" w:cs="Times New Roman"/>
            <w:color w:val="000000" w:themeColor="text1"/>
          </w:rPr>
          <w:t>(</w:t>
        </w:r>
        <w:proofErr w:type="spellStart"/>
        <w:r w:rsidR="00CD554B" w:rsidRPr="00F44202">
          <w:rPr>
            <w:rFonts w:ascii="Times New Roman" w:eastAsia="BiauKai" w:hAnsi="Times New Roman" w:cs="Times New Roman"/>
            <w:color w:val="000000" w:themeColor="text1"/>
          </w:rPr>
          <w:t>min_samples_leaf</w:t>
        </w:r>
        <w:proofErr w:type="spellEnd"/>
        <w:r w:rsidR="00CD554B" w:rsidRPr="00F44202">
          <w:rPr>
            <w:rFonts w:ascii="Times New Roman" w:eastAsia="BiauKai" w:hAnsi="Times New Roman" w:cs="Times New Roman"/>
            <w:color w:val="000000" w:themeColor="text1"/>
          </w:rPr>
          <w:t>)</w:t>
        </w:r>
      </w:ins>
      <w:del w:id="356" w:author="XD Luh" w:date="2022-12-07T17:29:00Z">
        <w:r w:rsidR="00E47AF6" w:rsidRPr="00F44202" w:rsidDel="00837A11">
          <w:rPr>
            <w:rFonts w:ascii="Times New Roman" w:eastAsia="BiauKai" w:hAnsi="Times New Roman" w:cs="Times New Roman"/>
            <w:color w:val="000000" w:themeColor="text1"/>
            <w:shd w:val="clear" w:color="auto" w:fill="FFFFFF"/>
          </w:rPr>
          <w:delText>)</w:delText>
        </w:r>
      </w:del>
      <w:ins w:id="357" w:author="XD Luh" w:date="2022-12-07T17:23:00Z">
        <w:r w:rsidR="00556AD7" w:rsidRPr="00F44202">
          <w:rPr>
            <w:rFonts w:ascii="Times New Roman" w:eastAsia="BiauKai" w:hAnsi="Times New Roman" w:cs="Times New Roman"/>
            <w:color w:val="000000" w:themeColor="text1"/>
            <w:shd w:val="clear" w:color="auto" w:fill="FFFFFF"/>
          </w:rPr>
          <w:t>;</w:t>
        </w:r>
      </w:ins>
      <w:del w:id="358" w:author="XD Luh" w:date="2022-12-07T17:23:00Z">
        <w:r w:rsidR="00E47AF6" w:rsidRPr="00F44202" w:rsidDel="00556AD7">
          <w:rPr>
            <w:rFonts w:ascii="Times New Roman" w:eastAsia="BiauKai" w:hAnsi="Times New Roman" w:cs="Times New Roman"/>
            <w:color w:val="000000" w:themeColor="text1"/>
            <w:shd w:val="clear" w:color="auto" w:fill="FFFFFF"/>
          </w:rPr>
          <w:delText>、</w:delText>
        </w:r>
      </w:del>
      <w:del w:id="359" w:author="XD Luh" w:date="2022-12-07T17:31:00Z">
        <w:r w:rsidR="00E47AF6" w:rsidRPr="00F44202" w:rsidDel="00837A11">
          <w:rPr>
            <w:rFonts w:ascii="Times New Roman" w:eastAsia="BiauKai" w:hAnsi="Times New Roman" w:cs="Times New Roman"/>
            <w:color w:val="000000" w:themeColor="text1"/>
            <w:shd w:val="clear" w:color="auto" w:fill="FFFFFF"/>
          </w:rPr>
          <w:delText>隨機森林</w:delText>
        </w:r>
      </w:del>
      <w:del w:id="360" w:author="XD Luh" w:date="2022-12-07T17:30:00Z">
        <w:r w:rsidR="00E47AF6" w:rsidRPr="00F44202" w:rsidDel="00837A11">
          <w:rPr>
            <w:rFonts w:ascii="Times New Roman" w:eastAsia="BiauKai" w:hAnsi="Times New Roman" w:cs="Times New Roman"/>
            <w:color w:val="000000" w:themeColor="text1"/>
            <w:shd w:val="clear" w:color="auto" w:fill="FFFFFF"/>
          </w:rPr>
          <w:delText>交叉驗證方法</w:delText>
        </w:r>
        <w:r w:rsidR="00E47AF6" w:rsidRPr="00F44202" w:rsidDel="00837A11">
          <w:rPr>
            <w:rFonts w:ascii="Times New Roman" w:eastAsia="BiauKai" w:hAnsi="Times New Roman" w:cs="Times New Roman"/>
            <w:color w:val="000000" w:themeColor="text1"/>
            <w:shd w:val="clear" w:color="auto" w:fill="FFFFFF"/>
          </w:rPr>
          <w:delText>(</w:delText>
        </w:r>
      </w:del>
      <w:del w:id="361" w:author="XD Luh" w:date="2022-12-07T17:41:00Z">
        <w:r w:rsidR="00E47AF6" w:rsidRPr="00F44202" w:rsidDel="00CD554B">
          <w:rPr>
            <w:rFonts w:ascii="Times New Roman" w:eastAsia="BiauKai" w:hAnsi="Times New Roman" w:cs="Times New Roman"/>
            <w:color w:val="000000" w:themeColor="text1"/>
          </w:rPr>
          <w:delText>oob_score</w:delText>
        </w:r>
      </w:del>
      <w:del w:id="362" w:author="XD Luh" w:date="2022-12-07T17:31:00Z">
        <w:r w:rsidR="00E47AF6" w:rsidRPr="00F44202" w:rsidDel="00837A11">
          <w:rPr>
            <w:rFonts w:ascii="Times New Roman" w:eastAsia="BiauKai" w:hAnsi="Times New Roman" w:cs="Times New Roman"/>
            <w:color w:val="000000" w:themeColor="text1"/>
          </w:rPr>
          <w:delText>最終設定</w:delText>
        </w:r>
      </w:del>
      <w:del w:id="363" w:author="XD Luh" w:date="2022-12-07T17:41:00Z">
        <w:r w:rsidR="00E47AF6" w:rsidRPr="00F44202" w:rsidDel="00CD554B">
          <w:rPr>
            <w:rFonts w:ascii="Times New Roman" w:eastAsia="BiauKai" w:hAnsi="Times New Roman" w:cs="Times New Roman"/>
            <w:color w:val="000000" w:themeColor="text1"/>
          </w:rPr>
          <w:delText>為</w:delText>
        </w:r>
      </w:del>
      <w:ins w:id="364" w:author="XD Luh" w:date="2022-12-07T17:30:00Z">
        <w:r w:rsidR="00837A11" w:rsidRPr="00F44202">
          <w:rPr>
            <w:rFonts w:ascii="Times New Roman" w:eastAsia="BiauKai" w:hAnsi="Times New Roman" w:cs="Times New Roman"/>
            <w:color w:val="000000" w:themeColor="text1"/>
            <w:shd w:val="clear" w:color="auto" w:fill="FFFFFF"/>
          </w:rPr>
          <w:t>交叉驗證方法</w:t>
        </w:r>
      </w:ins>
      <w:ins w:id="365" w:author="XD Luh" w:date="2022-12-07T17:41:00Z">
        <w:r w:rsidR="00CD554B" w:rsidRPr="00F44202">
          <w:rPr>
            <w:rFonts w:ascii="Times New Roman" w:eastAsia="BiauKai" w:hAnsi="Times New Roman" w:cs="Times New Roman"/>
            <w:color w:val="000000" w:themeColor="text1"/>
            <w:shd w:val="clear" w:color="auto" w:fill="FFFFFF"/>
          </w:rPr>
          <w:t>設定為</w:t>
        </w:r>
        <w:r w:rsidR="00CD554B" w:rsidRPr="00F44202">
          <w:rPr>
            <w:rFonts w:ascii="Times New Roman" w:eastAsia="BiauKai" w:hAnsi="Times New Roman" w:cs="Times New Roman"/>
            <w:color w:val="000000" w:themeColor="text1"/>
            <w:shd w:val="clear" w:color="auto" w:fill="FFFFFF"/>
          </w:rPr>
          <w:t>TRUE(</w:t>
        </w:r>
      </w:ins>
      <w:proofErr w:type="spellStart"/>
      <w:ins w:id="366" w:author="XD Luh" w:date="2022-12-07T17:42:00Z">
        <w:r w:rsidR="00CD554B" w:rsidRPr="00F44202">
          <w:rPr>
            <w:rFonts w:ascii="Times New Roman" w:eastAsia="BiauKai" w:hAnsi="Times New Roman" w:cs="Times New Roman"/>
            <w:color w:val="000000" w:themeColor="text1"/>
          </w:rPr>
          <w:t>oob_score</w:t>
        </w:r>
      </w:ins>
      <w:proofErr w:type="spellEnd"/>
      <w:ins w:id="367" w:author="XD Luh" w:date="2022-12-07T17:41:00Z">
        <w:r w:rsidR="00CD554B" w:rsidRPr="00F44202">
          <w:rPr>
            <w:rFonts w:ascii="Times New Roman" w:eastAsia="BiauKai" w:hAnsi="Times New Roman" w:cs="Times New Roman"/>
            <w:color w:val="000000" w:themeColor="text1"/>
            <w:shd w:val="clear" w:color="auto" w:fill="FFFFFF"/>
          </w:rPr>
          <w:t>)</w:t>
        </w:r>
      </w:ins>
      <w:del w:id="368" w:author="XD Luh" w:date="2022-12-07T17:30:00Z">
        <w:r w:rsidR="00E47AF6" w:rsidRPr="00F44202" w:rsidDel="00837A11">
          <w:rPr>
            <w:rFonts w:ascii="Times New Roman" w:eastAsia="BiauKai" w:hAnsi="Times New Roman" w:cs="Times New Roman"/>
            <w:color w:val="000000" w:themeColor="text1"/>
          </w:rPr>
          <w:delText>True</w:delText>
        </w:r>
      </w:del>
      <w:del w:id="369" w:author="XD Luh" w:date="2022-12-07T17:31:00Z">
        <w:r w:rsidR="00E47AF6" w:rsidRPr="00F44202" w:rsidDel="00837A11">
          <w:rPr>
            <w:rFonts w:ascii="Times New Roman" w:eastAsia="BiauKai" w:hAnsi="Times New Roman" w:cs="Times New Roman"/>
            <w:color w:val="000000" w:themeColor="text1"/>
            <w:shd w:val="clear" w:color="auto" w:fill="FFFFFF"/>
          </w:rPr>
          <w:delText>)</w:delText>
        </w:r>
      </w:del>
      <w:ins w:id="370" w:author="XD Luh" w:date="2022-12-07T17:25:00Z">
        <w:r w:rsidR="00556AD7" w:rsidRPr="00F44202">
          <w:rPr>
            <w:rFonts w:ascii="Times New Roman" w:eastAsia="BiauKai" w:hAnsi="Times New Roman" w:cs="Times New Roman"/>
            <w:color w:val="000000" w:themeColor="text1"/>
            <w:shd w:val="clear" w:color="auto" w:fill="FFFFFF"/>
          </w:rPr>
          <w:t>;</w:t>
        </w:r>
      </w:ins>
      <w:ins w:id="371" w:author="XD Luh" w:date="2022-12-07T17:31:00Z">
        <w:r w:rsidR="00837A11" w:rsidRPr="00F44202" w:rsidDel="00556AD7">
          <w:rPr>
            <w:rFonts w:ascii="Times New Roman" w:eastAsia="BiauKai" w:hAnsi="Times New Roman" w:cs="Times New Roman"/>
            <w:color w:val="000000" w:themeColor="text1"/>
            <w:shd w:val="clear" w:color="auto" w:fill="FFFFFF"/>
          </w:rPr>
          <w:t xml:space="preserve"> </w:t>
        </w:r>
      </w:ins>
      <w:del w:id="372" w:author="XD Luh" w:date="2022-12-07T17:25:00Z">
        <w:r w:rsidR="00E47AF6" w:rsidRPr="00F44202" w:rsidDel="00556AD7">
          <w:rPr>
            <w:rFonts w:ascii="Times New Roman" w:eastAsia="BiauKai" w:hAnsi="Times New Roman" w:cs="Times New Roman"/>
            <w:color w:val="000000" w:themeColor="text1"/>
            <w:shd w:val="clear" w:color="auto" w:fill="FFFFFF"/>
          </w:rPr>
          <w:delText>及</w:delText>
        </w:r>
      </w:del>
      <w:del w:id="373" w:author="XD Luh" w:date="2022-12-07T17:31:00Z">
        <w:r w:rsidR="00E47AF6" w:rsidRPr="00F44202" w:rsidDel="00837A11">
          <w:rPr>
            <w:rFonts w:ascii="Times New Roman" w:eastAsia="BiauKai" w:hAnsi="Times New Roman" w:cs="Times New Roman"/>
            <w:color w:val="000000" w:themeColor="text1"/>
            <w:shd w:val="clear" w:color="auto" w:fill="FFFFFF"/>
          </w:rPr>
          <w:delText>CART</w:delText>
        </w:r>
        <w:r w:rsidR="00E47AF6" w:rsidRPr="00F44202" w:rsidDel="00837A11">
          <w:rPr>
            <w:rFonts w:ascii="Times New Roman" w:eastAsia="BiauKai" w:hAnsi="Times New Roman" w:cs="Times New Roman"/>
            <w:color w:val="000000" w:themeColor="text1"/>
            <w:shd w:val="clear" w:color="auto" w:fill="FFFFFF"/>
          </w:rPr>
          <w:delText>樹做劃分時對特徵的評價標準</w:delText>
        </w:r>
        <w:r w:rsidR="00E47AF6" w:rsidRPr="00F44202" w:rsidDel="00837A11">
          <w:rPr>
            <w:rFonts w:ascii="Times New Roman" w:eastAsia="BiauKai" w:hAnsi="Times New Roman" w:cs="Times New Roman"/>
            <w:color w:val="000000" w:themeColor="text1"/>
            <w:shd w:val="clear" w:color="auto" w:fill="FFFFFF"/>
          </w:rPr>
          <w:delText>(</w:delText>
        </w:r>
      </w:del>
      <w:del w:id="374" w:author="XD Luh" w:date="2022-12-07T17:42:00Z">
        <w:r w:rsidR="00E47AF6" w:rsidRPr="00F44202" w:rsidDel="00CD554B">
          <w:rPr>
            <w:rFonts w:ascii="Times New Roman" w:eastAsia="BiauKai" w:hAnsi="Times New Roman" w:cs="Times New Roman"/>
            <w:color w:val="000000" w:themeColor="text1"/>
          </w:rPr>
          <w:delText>criterion</w:delText>
        </w:r>
      </w:del>
      <w:del w:id="375" w:author="XD Luh" w:date="2022-12-07T17:32:00Z">
        <w:r w:rsidR="00E47AF6" w:rsidRPr="00F44202" w:rsidDel="00837A11">
          <w:rPr>
            <w:rFonts w:ascii="Times New Roman" w:eastAsia="BiauKai" w:hAnsi="Times New Roman" w:cs="Times New Roman"/>
            <w:color w:val="000000" w:themeColor="text1"/>
          </w:rPr>
          <w:delText>最終</w:delText>
        </w:r>
      </w:del>
      <w:del w:id="376" w:author="XD Luh" w:date="2022-12-07T17:42:00Z">
        <w:r w:rsidR="00E47AF6" w:rsidRPr="00F44202" w:rsidDel="00CD554B">
          <w:rPr>
            <w:rFonts w:ascii="Times New Roman" w:eastAsia="BiauKai" w:hAnsi="Times New Roman" w:cs="Times New Roman"/>
            <w:color w:val="000000" w:themeColor="text1"/>
          </w:rPr>
          <w:delText>使用</w:delText>
        </w:r>
        <w:r w:rsidR="00E47AF6" w:rsidRPr="00F44202" w:rsidDel="00CD554B">
          <w:rPr>
            <w:rFonts w:ascii="Times New Roman" w:eastAsia="BiauKai" w:hAnsi="Times New Roman" w:cs="Times New Roman"/>
            <w:color w:val="000000" w:themeColor="text1"/>
          </w:rPr>
          <w:delText>entropy</w:delText>
        </w:r>
      </w:del>
      <w:ins w:id="377" w:author="XD Luh" w:date="2022-12-07T17:31:00Z">
        <w:r w:rsidR="00837A11" w:rsidRPr="00F44202">
          <w:rPr>
            <w:rFonts w:ascii="Times New Roman" w:eastAsia="BiauKai" w:hAnsi="Times New Roman" w:cs="Times New Roman"/>
            <w:color w:val="000000" w:themeColor="text1"/>
          </w:rPr>
          <w:t>評價標準</w:t>
        </w:r>
      </w:ins>
      <w:ins w:id="378" w:author="XD Luh" w:date="2022-12-07T17:42:00Z">
        <w:r w:rsidR="00CD554B" w:rsidRPr="00F44202">
          <w:rPr>
            <w:rFonts w:ascii="Times New Roman" w:eastAsia="BiauKai" w:hAnsi="Times New Roman" w:cs="Times New Roman"/>
            <w:color w:val="000000" w:themeColor="text1"/>
          </w:rPr>
          <w:t>設定</w:t>
        </w:r>
      </w:ins>
      <w:r w:rsidR="008F2B7C" w:rsidRPr="00F44202">
        <w:rPr>
          <w:rFonts w:ascii="Times New Roman" w:eastAsia="BiauKai" w:hAnsi="Times New Roman" w:cs="Times New Roman"/>
          <w:color w:val="000000" w:themeColor="text1"/>
        </w:rPr>
        <w:t>為</w:t>
      </w:r>
      <w:ins w:id="379" w:author="XD Luh" w:date="2022-12-07T17:42:00Z">
        <w:r w:rsidR="00CD554B" w:rsidRPr="00F44202">
          <w:rPr>
            <w:rFonts w:ascii="Times New Roman" w:eastAsia="BiauKai" w:hAnsi="Times New Roman" w:cs="Times New Roman"/>
            <w:color w:val="000000" w:themeColor="text1"/>
          </w:rPr>
          <w:t>entropy</w:t>
        </w:r>
      </w:ins>
      <w:ins w:id="380" w:author="XD Luh" w:date="2022-12-07T17:43:00Z">
        <w:r w:rsidR="00CD554B" w:rsidRPr="00F44202">
          <w:rPr>
            <w:rFonts w:ascii="Times New Roman" w:eastAsia="BiauKai" w:hAnsi="Times New Roman" w:cs="Times New Roman"/>
            <w:color w:val="000000" w:themeColor="text1"/>
          </w:rPr>
          <w:t>(criterion)</w:t>
        </w:r>
      </w:ins>
      <w:ins w:id="381" w:author="XD Luh" w:date="2022-12-07T17:42:00Z">
        <w:r w:rsidR="00CD554B" w:rsidRPr="00F44202">
          <w:rPr>
            <w:rFonts w:ascii="Times New Roman" w:eastAsia="BiauKai" w:hAnsi="Times New Roman" w:cs="Times New Roman"/>
            <w:color w:val="000000" w:themeColor="text1"/>
          </w:rPr>
          <w:t xml:space="preserve"> </w:t>
        </w:r>
      </w:ins>
      <w:del w:id="382" w:author="XD Luh" w:date="2022-12-07T17:31:00Z">
        <w:r w:rsidR="00E47AF6" w:rsidRPr="00F44202" w:rsidDel="00837A11">
          <w:rPr>
            <w:rFonts w:ascii="Times New Roman" w:eastAsia="BiauKai" w:hAnsi="Times New Roman" w:cs="Times New Roman"/>
            <w:color w:val="000000" w:themeColor="text1"/>
            <w:shd w:val="clear" w:color="auto" w:fill="FFFFFF"/>
          </w:rPr>
          <w:delText>)</w:delText>
        </w:r>
      </w:del>
      <w:r w:rsidR="00302855" w:rsidRPr="00F44202">
        <w:rPr>
          <w:rFonts w:ascii="Times New Roman" w:eastAsia="BiauKai" w:hAnsi="Times New Roman" w:cs="Times New Roman"/>
          <w:color w:val="000000" w:themeColor="text1"/>
          <w:shd w:val="clear" w:color="auto" w:fill="FFFFFF"/>
        </w:rPr>
        <w:t>。</w:t>
      </w:r>
    </w:p>
    <w:p w14:paraId="108CB5A8" w14:textId="77777777" w:rsidR="00B874B0" w:rsidRPr="00F44202" w:rsidRDefault="00B874B0" w:rsidP="00B874B0">
      <w:pPr>
        <w:widowControl/>
        <w:spacing w:before="280"/>
        <w:ind w:left="-708" w:right="-482"/>
        <w:rPr>
          <w:ins w:id="383" w:author="峻霆 林" w:date="2022-12-28T18:12:00Z"/>
          <w:rFonts w:ascii="Times New Roman" w:eastAsia="BiauKai" w:hAnsi="Times New Roman" w:cs="Times New Roman"/>
          <w:color w:val="000000" w:themeColor="text1"/>
          <w:shd w:val="clear" w:color="auto" w:fill="FFFFFF"/>
        </w:rPr>
      </w:pPr>
    </w:p>
    <w:p w14:paraId="1AB8B648" w14:textId="3BADDEC0" w:rsidR="00B874B0" w:rsidRPr="00F44202" w:rsidRDefault="00B874B0" w:rsidP="00447682">
      <w:pPr>
        <w:pStyle w:val="3"/>
        <w:rPr>
          <w:rFonts w:ascii="Times New Roman" w:eastAsia="BiauKai" w:hAnsi="Times New Roman" w:cs="Times New Roman"/>
          <w:rPrChange w:id="384" w:author="XD Luh" w:date="2022-12-07T17:17:00Z">
            <w:rPr>
              <w:rFonts w:ascii="Times New Roman" w:eastAsia="標楷體" w:hAnsi="Times New Roman" w:cs="Times New Roman"/>
              <w:color w:val="000000" w:themeColor="text1"/>
              <w:shd w:val="clear" w:color="auto" w:fill="FFFFFF"/>
            </w:rPr>
          </w:rPrChange>
        </w:rPr>
      </w:pPr>
      <w:bookmarkStart w:id="385" w:name="_Toc129382078"/>
      <w:ins w:id="386" w:author="峻霆 林" w:date="2022-12-28T18:13:00Z">
        <w:r w:rsidRPr="00F44202">
          <w:rPr>
            <w:rFonts w:ascii="Times New Roman" w:eastAsia="BiauKai" w:hAnsi="Times New Roman" w:cs="Times New Roman"/>
            <w:shd w:val="clear" w:color="auto" w:fill="FFFFFF"/>
          </w:rPr>
          <w:t>3.3</w:t>
        </w:r>
        <w:r w:rsidRPr="00F44202">
          <w:rPr>
            <w:rFonts w:ascii="Times New Roman" w:eastAsia="BiauKai" w:hAnsi="Times New Roman" w:cs="Times New Roman"/>
            <w:shd w:val="clear" w:color="auto" w:fill="FFFFFF"/>
          </w:rPr>
          <w:t>模型驗證</w:t>
        </w:r>
      </w:ins>
      <w:ins w:id="387" w:author="峻霆 林" w:date="2022-12-28T18:14:00Z">
        <w:r w:rsidRPr="00F44202">
          <w:rPr>
            <w:rFonts w:ascii="Times New Roman" w:eastAsia="BiauKai" w:hAnsi="Times New Roman" w:cs="Times New Roman"/>
            <w:shd w:val="clear" w:color="auto" w:fill="FFFFFF"/>
          </w:rPr>
          <w:t xml:space="preserve"> testing data</w:t>
        </w:r>
      </w:ins>
      <w:bookmarkEnd w:id="385"/>
    </w:p>
    <w:p w14:paraId="64DD59AF" w14:textId="1C20E048" w:rsidR="00DC2198" w:rsidRPr="00F44202" w:rsidRDefault="008F2B7C" w:rsidP="00447682">
      <w:pPr>
        <w:widowControl/>
        <w:spacing w:before="280"/>
        <w:ind w:rightChars="-201" w:right="-482"/>
        <w:jc w:val="both"/>
        <w:rPr>
          <w:rFonts w:ascii="Times New Roman" w:eastAsia="BiauKai" w:hAnsi="Times New Roman" w:cs="Times New Roman"/>
          <w:color w:val="000000"/>
        </w:rPr>
      </w:pPr>
      <w:r w:rsidRPr="00F44202">
        <w:rPr>
          <w:rFonts w:ascii="Times New Roman" w:eastAsia="BiauKai" w:hAnsi="Times New Roman" w:cs="Times New Roman"/>
          <w:color w:val="000000" w:themeColor="text1"/>
        </w:rPr>
        <w:tab/>
      </w:r>
      <w:r w:rsidRPr="00F44202">
        <w:rPr>
          <w:rFonts w:ascii="Times New Roman" w:eastAsia="BiauKai" w:hAnsi="Times New Roman" w:cs="Times New Roman"/>
          <w:color w:val="000000"/>
        </w:rPr>
        <w:t>本研究觀察到數據集是需要建立個人訓練模型。因此建立四組個人模型，分別進行十次即時辨識。辨識結果中，模型需收集一分鐘動作的數據，並以每</w:t>
      </w:r>
      <w:r w:rsidRPr="00F44202">
        <w:rPr>
          <w:rFonts w:ascii="Times New Roman" w:eastAsia="BiauKai" w:hAnsi="Times New Roman" w:cs="Times New Roman"/>
          <w:color w:val="000000"/>
        </w:rPr>
        <w:t>6</w:t>
      </w:r>
      <w:r w:rsidRPr="00F44202">
        <w:rPr>
          <w:rFonts w:ascii="Times New Roman" w:eastAsia="BiauKai" w:hAnsi="Times New Roman" w:cs="Times New Roman"/>
          <w:color w:val="000000"/>
        </w:rPr>
        <w:t>秒為一循環</w:t>
      </w:r>
      <w:r w:rsidRPr="00F44202">
        <w:rPr>
          <w:rFonts w:ascii="Times New Roman" w:eastAsia="BiauKai" w:hAnsi="Times New Roman" w:cs="Times New Roman"/>
          <w:color w:val="000000"/>
        </w:rPr>
        <w:t xml:space="preserve"> (</w:t>
      </w:r>
      <w:r w:rsidRPr="00F44202">
        <w:rPr>
          <w:rFonts w:ascii="Times New Roman" w:eastAsia="BiauKai" w:hAnsi="Times New Roman" w:cs="Times New Roman"/>
          <w:color w:val="000000"/>
        </w:rPr>
        <w:t>走路</w:t>
      </w:r>
      <w:r w:rsidRPr="00F44202">
        <w:rPr>
          <w:rFonts w:ascii="Times New Roman" w:eastAsia="BiauKai" w:hAnsi="Times New Roman" w:cs="Times New Roman"/>
          <w:color w:val="000000"/>
        </w:rPr>
        <w:t>5</w:t>
      </w:r>
      <w:r w:rsidRPr="00F44202">
        <w:rPr>
          <w:rFonts w:ascii="Times New Roman" w:eastAsia="BiauKai" w:hAnsi="Times New Roman" w:cs="Times New Roman"/>
          <w:color w:val="000000"/>
        </w:rPr>
        <w:t>秒、拿起</w:t>
      </w:r>
      <w:r w:rsidRPr="00F44202">
        <w:rPr>
          <w:rFonts w:ascii="Times New Roman" w:eastAsia="BiauKai" w:hAnsi="Times New Roman" w:cs="Times New Roman"/>
          <w:color w:val="000000"/>
        </w:rPr>
        <w:t>/</w:t>
      </w:r>
      <w:r w:rsidRPr="00F44202">
        <w:rPr>
          <w:rFonts w:ascii="Times New Roman" w:eastAsia="BiauKai" w:hAnsi="Times New Roman" w:cs="Times New Roman"/>
          <w:color w:val="000000"/>
        </w:rPr>
        <w:t>放置</w:t>
      </w:r>
      <w:r w:rsidRPr="00F44202">
        <w:rPr>
          <w:rFonts w:ascii="Times New Roman" w:eastAsia="BiauKai" w:hAnsi="Times New Roman" w:cs="Times New Roman"/>
          <w:color w:val="000000"/>
        </w:rPr>
        <w:t>1</w:t>
      </w:r>
      <w:r w:rsidRPr="00F44202">
        <w:rPr>
          <w:rFonts w:ascii="Times New Roman" w:eastAsia="BiauKai" w:hAnsi="Times New Roman" w:cs="Times New Roman"/>
          <w:color w:val="000000"/>
        </w:rPr>
        <w:t>秒</w:t>
      </w:r>
      <w:r w:rsidRPr="00F44202">
        <w:rPr>
          <w:rFonts w:ascii="Times New Roman" w:eastAsia="BiauKai" w:hAnsi="Times New Roman" w:cs="Times New Roman"/>
          <w:color w:val="000000"/>
        </w:rPr>
        <w:t>)</w:t>
      </w:r>
      <w:r w:rsidRPr="00F44202">
        <w:rPr>
          <w:rFonts w:ascii="Times New Roman" w:eastAsia="BiauKai" w:hAnsi="Times New Roman" w:cs="Times New Roman"/>
          <w:color w:val="000000"/>
        </w:rPr>
        <w:t>。結果發現，若訓練的數據辨識為同一人，預測結果可達</w:t>
      </w:r>
      <w:r w:rsidRPr="00F44202">
        <w:rPr>
          <w:rFonts w:ascii="Times New Roman" w:eastAsia="BiauKai" w:hAnsi="Times New Roman" w:cs="Times New Roman"/>
          <w:color w:val="000000"/>
        </w:rPr>
        <w:t xml:space="preserve"> 97 %</w:t>
      </w:r>
      <w:r w:rsidRPr="00F44202">
        <w:rPr>
          <w:rFonts w:ascii="Times New Roman" w:eastAsia="BiauKai" w:hAnsi="Times New Roman" w:cs="Times New Roman"/>
          <w:color w:val="000000"/>
        </w:rPr>
        <w:t>（如圖</w:t>
      </w:r>
      <w:r w:rsidR="00447682" w:rsidRPr="00F44202">
        <w:rPr>
          <w:rFonts w:ascii="Times New Roman" w:eastAsia="BiauKai" w:hAnsi="Times New Roman" w:cs="Times New Roman"/>
          <w:color w:val="000000"/>
        </w:rPr>
        <w:t>五</w:t>
      </w:r>
      <w:r w:rsidRPr="00F44202">
        <w:rPr>
          <w:rFonts w:ascii="Times New Roman" w:eastAsia="BiauKai" w:hAnsi="Times New Roman" w:cs="Times New Roman"/>
          <w:color w:val="000000"/>
        </w:rPr>
        <w:t>）。</w:t>
      </w:r>
    </w:p>
    <w:p w14:paraId="32AFDCD1" w14:textId="61C683E7" w:rsidR="008F2B7C" w:rsidRPr="00F44202" w:rsidRDefault="008F2B7C" w:rsidP="008F2B7C">
      <w:pPr>
        <w:widowControl/>
        <w:spacing w:before="280"/>
        <w:ind w:left="-708" w:right="-482"/>
        <w:jc w:val="center"/>
        <w:rPr>
          <w:rFonts w:ascii="Times New Roman" w:eastAsia="BiauKai" w:hAnsi="Times New Roman" w:cs="Times New Roman"/>
          <w:color w:val="000000" w:themeColor="text1"/>
        </w:rPr>
      </w:pPr>
      <w:r w:rsidRPr="00F44202">
        <w:rPr>
          <w:rFonts w:ascii="Times New Roman" w:eastAsia="BiauKai" w:hAnsi="Times New Roman" w:cs="Times New Roman"/>
          <w:noProof/>
          <w:color w:val="000000"/>
        </w:rPr>
        <w:drawing>
          <wp:inline distT="0" distB="0" distL="0" distR="0" wp14:anchorId="3B5ABCCE" wp14:editId="636D29BF">
            <wp:extent cx="3195782" cy="2780146"/>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214607" cy="2796522"/>
                    </a:xfrm>
                    <a:prstGeom prst="rect">
                      <a:avLst/>
                    </a:prstGeom>
                    <a:ln/>
                  </pic:spPr>
                </pic:pic>
              </a:graphicData>
            </a:graphic>
          </wp:inline>
        </w:drawing>
      </w:r>
    </w:p>
    <w:p w14:paraId="665429D7" w14:textId="606AB8D6" w:rsidR="008F2B7C" w:rsidRPr="00F44202" w:rsidRDefault="008F2B7C" w:rsidP="008F2B7C">
      <w:pPr>
        <w:widowControl/>
        <w:spacing w:before="280"/>
        <w:ind w:right="-482"/>
        <w:jc w:val="center"/>
        <w:rPr>
          <w:rFonts w:ascii="Times New Roman" w:eastAsia="BiauKai" w:hAnsi="Times New Roman" w:cs="Times New Roman"/>
          <w:color w:val="000000"/>
        </w:rPr>
      </w:pPr>
      <w:r w:rsidRPr="00F44202">
        <w:rPr>
          <w:rFonts w:ascii="Times New Roman" w:eastAsia="BiauKai" w:hAnsi="Times New Roman" w:cs="Times New Roman"/>
          <w:color w:val="000000"/>
        </w:rPr>
        <w:t>圖</w:t>
      </w:r>
      <w:r w:rsidR="00447682" w:rsidRPr="00F44202">
        <w:rPr>
          <w:rFonts w:ascii="Times New Roman" w:eastAsia="BiauKai" w:hAnsi="Times New Roman" w:cs="Times New Roman"/>
          <w:color w:val="000000"/>
        </w:rPr>
        <w:t>五</w:t>
      </w:r>
      <w:r w:rsidRPr="00F44202">
        <w:rPr>
          <w:rFonts w:ascii="Times New Roman" w:eastAsia="BiauKai" w:hAnsi="Times New Roman" w:cs="Times New Roman"/>
          <w:color w:val="000000"/>
        </w:rPr>
        <w:t>、訓練數據集與測試為</w:t>
      </w:r>
      <w:sdt>
        <w:sdtPr>
          <w:rPr>
            <w:rFonts w:ascii="Times New Roman" w:eastAsia="BiauKai" w:hAnsi="Times New Roman" w:cs="Times New Roman"/>
          </w:rPr>
          <w:tag w:val="goog_rdk_46"/>
          <w:id w:val="1469711578"/>
        </w:sdtPr>
        <w:sdtContent>
          <w:r w:rsidRPr="00F44202">
            <w:rPr>
              <w:rFonts w:ascii="Times New Roman" w:eastAsia="BiauKai" w:hAnsi="Times New Roman" w:cs="Times New Roman"/>
              <w:color w:val="000000"/>
            </w:rPr>
            <w:t>同使用者</w:t>
          </w:r>
          <w:r w:rsidRPr="00F44202">
            <w:rPr>
              <w:rFonts w:ascii="Times New Roman" w:eastAsia="BiauKai" w:hAnsi="Times New Roman" w:cs="Times New Roman"/>
              <w:color w:val="000000"/>
            </w:rPr>
            <w:br/>
          </w:r>
          <w:r w:rsidRPr="00F44202">
            <w:rPr>
              <w:rFonts w:ascii="Times New Roman" w:eastAsia="BiauKai" w:hAnsi="Times New Roman" w:cs="Times New Roman"/>
              <w:color w:val="000000"/>
            </w:rPr>
            <w:t>在即時辨識動作的預測結果圖</w:t>
          </w:r>
        </w:sdtContent>
      </w:sdt>
    </w:p>
    <w:p w14:paraId="17BF2144" w14:textId="77777777" w:rsidR="008F2B7C" w:rsidRPr="00F44202" w:rsidRDefault="008F2B7C" w:rsidP="008F2B7C">
      <w:pPr>
        <w:widowControl/>
        <w:spacing w:before="280"/>
        <w:ind w:left="-708" w:right="-482"/>
        <w:jc w:val="center"/>
        <w:rPr>
          <w:rFonts w:ascii="Times New Roman" w:eastAsia="BiauKai" w:hAnsi="Times New Roman" w:cs="Times New Roman"/>
          <w:color w:val="000000" w:themeColor="text1"/>
        </w:rPr>
      </w:pPr>
    </w:p>
    <w:p w14:paraId="04DF841D" w14:textId="42CA8477" w:rsidR="00C60F28" w:rsidRPr="00F44202" w:rsidRDefault="00184D21" w:rsidP="00447682">
      <w:pPr>
        <w:pStyle w:val="3"/>
        <w:rPr>
          <w:rFonts w:ascii="Times New Roman" w:eastAsia="BiauKai" w:hAnsi="Times New Roman" w:cs="Times New Roman"/>
        </w:rPr>
      </w:pPr>
      <w:bookmarkStart w:id="388" w:name="_Toc129382079"/>
      <w:r w:rsidRPr="00F44202">
        <w:rPr>
          <w:rFonts w:ascii="Times New Roman" w:eastAsia="BiauKai" w:hAnsi="Times New Roman" w:cs="Times New Roman"/>
        </w:rPr>
        <w:lastRenderedPageBreak/>
        <w:t>3.</w:t>
      </w:r>
      <w:r w:rsidR="00447682" w:rsidRPr="00F44202">
        <w:rPr>
          <w:rFonts w:ascii="Times New Roman" w:eastAsia="BiauKai" w:hAnsi="Times New Roman" w:cs="Times New Roman"/>
        </w:rPr>
        <w:t>4</w:t>
      </w:r>
      <w:r w:rsidRPr="00F44202">
        <w:rPr>
          <w:rFonts w:ascii="Times New Roman" w:eastAsia="BiauKai" w:hAnsi="Times New Roman" w:cs="Times New Roman"/>
        </w:rPr>
        <w:t xml:space="preserve"> </w:t>
      </w:r>
      <w:r w:rsidR="00C60F28" w:rsidRPr="00F44202">
        <w:rPr>
          <w:rFonts w:ascii="Times New Roman" w:eastAsia="BiauKai" w:hAnsi="Times New Roman" w:cs="Times New Roman"/>
        </w:rPr>
        <w:t xml:space="preserve">APP </w:t>
      </w:r>
      <w:r w:rsidR="00C60F28" w:rsidRPr="00F44202">
        <w:rPr>
          <w:rFonts w:ascii="Times New Roman" w:eastAsia="BiauKai" w:hAnsi="Times New Roman" w:cs="Times New Roman"/>
        </w:rPr>
        <w:t>運用技術</w:t>
      </w:r>
      <w:r w:rsidR="5AEDFF4B" w:rsidRPr="00F44202">
        <w:rPr>
          <w:rFonts w:ascii="Times New Roman" w:eastAsia="BiauKai" w:hAnsi="Times New Roman" w:cs="Times New Roman"/>
        </w:rPr>
        <w:t xml:space="preserve"> (</w:t>
      </w:r>
      <w:r w:rsidR="00DC2198" w:rsidRPr="00F44202">
        <w:rPr>
          <w:rFonts w:ascii="Times New Roman" w:eastAsia="BiauKai" w:hAnsi="Times New Roman" w:cs="Times New Roman"/>
        </w:rPr>
        <w:t>Firebase Storage</w:t>
      </w:r>
      <w:r w:rsidR="5AEDFF4B" w:rsidRPr="00F44202">
        <w:rPr>
          <w:rFonts w:ascii="Times New Roman" w:eastAsia="BiauKai" w:hAnsi="Times New Roman" w:cs="Times New Roman"/>
        </w:rPr>
        <w:t>)</w:t>
      </w:r>
      <w:r w:rsidR="00C60F28" w:rsidRPr="00F44202">
        <w:rPr>
          <w:rFonts w:ascii="Times New Roman" w:eastAsia="BiauKai" w:hAnsi="Times New Roman" w:cs="Times New Roman"/>
        </w:rPr>
        <w:t>:</w:t>
      </w:r>
      <w:bookmarkEnd w:id="388"/>
    </w:p>
    <w:p w14:paraId="4600D14A" w14:textId="17096C6C" w:rsidR="00D037E3" w:rsidRPr="00F44202" w:rsidRDefault="00496104" w:rsidP="00447682">
      <w:pPr>
        <w:widowControl/>
        <w:spacing w:before="280"/>
        <w:ind w:rightChars="-201" w:right="-482" w:firstLineChars="200" w:firstLine="480"/>
        <w:jc w:val="both"/>
        <w:rPr>
          <w:rFonts w:ascii="Times New Roman" w:eastAsia="BiauKai" w:hAnsi="Times New Roman" w:cs="Times New Roman"/>
          <w:color w:val="000000" w:themeColor="text1"/>
          <w:shd w:val="clear" w:color="auto" w:fill="FFFFFF"/>
        </w:rPr>
      </w:pPr>
      <w:r w:rsidRPr="00F44202">
        <w:rPr>
          <w:rFonts w:ascii="Times New Roman" w:eastAsia="BiauKai" w:hAnsi="Times New Roman" w:cs="Times New Roman" w:hint="eastAsia"/>
          <w:color w:val="000000" w:themeColor="text1"/>
          <w:shd w:val="clear" w:color="auto" w:fill="FFFFFF"/>
          <w:rPrChange w:id="389" w:author="何柏憲" w:date="2022-11-29T22:45:00Z">
            <w:rPr>
              <w:rFonts w:asciiTheme="majorBidi" w:eastAsia="標楷體" w:hAnsiTheme="majorBidi" w:cstheme="majorBidi" w:hint="eastAsia"/>
              <w:color w:val="FF0000"/>
              <w:shd w:val="clear" w:color="auto" w:fill="FFFFFF"/>
            </w:rPr>
          </w:rPrChange>
        </w:rPr>
        <w:t>接收到拿放動作的訊號後，</w:t>
      </w:r>
      <w:r w:rsidR="00330AEA" w:rsidRPr="00F44202">
        <w:rPr>
          <w:rFonts w:ascii="Times New Roman" w:eastAsia="BiauKai" w:hAnsi="Times New Roman" w:cs="Times New Roman" w:hint="eastAsia"/>
          <w:color w:val="000000" w:themeColor="text1"/>
          <w:shd w:val="clear" w:color="auto" w:fill="FFFFFF"/>
          <w:rPrChange w:id="390" w:author="何柏憲" w:date="2022-11-29T22:45:00Z">
            <w:rPr>
              <w:rFonts w:asciiTheme="majorBidi" w:eastAsia="標楷體" w:hAnsiTheme="majorBidi" w:cstheme="majorBidi" w:hint="eastAsia"/>
              <w:color w:val="FF0000"/>
              <w:shd w:val="clear" w:color="auto" w:fill="FFFFFF"/>
            </w:rPr>
          </w:rPrChange>
        </w:rPr>
        <w:t>藉由</w:t>
      </w:r>
      <w:r w:rsidR="00330AEA" w:rsidRPr="00F44202">
        <w:rPr>
          <w:rFonts w:ascii="Times New Roman" w:eastAsia="BiauKai" w:hAnsi="Times New Roman" w:cs="Times New Roman"/>
          <w:color w:val="000000" w:themeColor="text1"/>
          <w:shd w:val="clear" w:color="auto" w:fill="FFFFFF"/>
          <w:rPrChange w:id="391" w:author="何柏憲" w:date="2022-11-29T22:45:00Z">
            <w:rPr>
              <w:rFonts w:asciiTheme="majorBidi" w:eastAsia="標楷體" w:hAnsiTheme="majorBidi" w:cstheme="majorBidi"/>
              <w:color w:val="FF0000"/>
              <w:shd w:val="clear" w:color="auto" w:fill="FFFFFF"/>
            </w:rPr>
          </w:rPrChange>
        </w:rPr>
        <w:t xml:space="preserve"> Firebase Storage</w:t>
      </w:r>
      <w:r w:rsidR="00330AEA" w:rsidRPr="00F44202">
        <w:rPr>
          <w:rFonts w:ascii="Times New Roman" w:eastAsia="BiauKai" w:hAnsi="Times New Roman" w:cs="Times New Roman" w:hint="eastAsia"/>
          <w:color w:val="000000" w:themeColor="text1"/>
          <w:shd w:val="clear" w:color="auto" w:fill="FFFFFF"/>
          <w:rPrChange w:id="392" w:author="何柏憲" w:date="2022-11-29T22:45:00Z">
            <w:rPr>
              <w:rFonts w:asciiTheme="majorBidi" w:eastAsia="標楷體" w:hAnsiTheme="majorBidi" w:cstheme="majorBidi" w:hint="eastAsia"/>
              <w:color w:val="FF0000"/>
              <w:shd w:val="clear" w:color="auto" w:fill="FFFFFF"/>
            </w:rPr>
          </w:rPrChange>
        </w:rPr>
        <w:t>技術和</w:t>
      </w:r>
      <w:r w:rsidR="00330AEA" w:rsidRPr="00F44202">
        <w:rPr>
          <w:rFonts w:ascii="Times New Roman" w:eastAsia="BiauKai" w:hAnsi="Times New Roman" w:cs="Times New Roman"/>
          <w:color w:val="000000" w:themeColor="text1"/>
          <w:shd w:val="clear" w:color="auto" w:fill="FFFFFF"/>
          <w:rPrChange w:id="393" w:author="何柏憲" w:date="2022-11-29T22:45:00Z">
            <w:rPr>
              <w:rFonts w:asciiTheme="majorBidi" w:eastAsia="標楷體" w:hAnsiTheme="majorBidi" w:cstheme="majorBidi"/>
              <w:color w:val="FF0000"/>
              <w:shd w:val="clear" w:color="auto" w:fill="FFFFFF"/>
            </w:rPr>
          </w:rPrChange>
        </w:rPr>
        <w:t xml:space="preserve">Swift UI </w:t>
      </w:r>
      <w:r w:rsidRPr="00F44202">
        <w:rPr>
          <w:rFonts w:ascii="Times New Roman" w:eastAsia="BiauKai" w:hAnsi="Times New Roman" w:cs="Times New Roman" w:hint="eastAsia"/>
          <w:color w:val="000000" w:themeColor="text1"/>
          <w:shd w:val="clear" w:color="auto" w:fill="FFFFFF"/>
          <w:rPrChange w:id="394" w:author="何柏憲" w:date="2022-11-29T22:45:00Z">
            <w:rPr>
              <w:rFonts w:asciiTheme="majorBidi" w:eastAsia="標楷體" w:hAnsiTheme="majorBidi" w:cstheme="majorBidi" w:hint="eastAsia"/>
              <w:color w:val="FF0000"/>
              <w:shd w:val="clear" w:color="auto" w:fill="FFFFFF"/>
            </w:rPr>
          </w:rPrChange>
        </w:rPr>
        <w:t>整合</w:t>
      </w:r>
      <w:r w:rsidR="00330AEA" w:rsidRPr="00F44202">
        <w:rPr>
          <w:rFonts w:ascii="Times New Roman" w:eastAsia="BiauKai" w:hAnsi="Times New Roman" w:cs="Times New Roman"/>
          <w:color w:val="000000" w:themeColor="text1"/>
          <w:shd w:val="clear" w:color="auto" w:fill="FFFFFF"/>
          <w:rPrChange w:id="395" w:author="何柏憲" w:date="2022-11-29T22:45:00Z">
            <w:rPr>
              <w:rFonts w:asciiTheme="majorBidi" w:eastAsia="標楷體" w:hAnsiTheme="majorBidi" w:cstheme="majorBidi"/>
              <w:color w:val="FF0000"/>
              <w:shd w:val="clear" w:color="auto" w:fill="FFFFFF"/>
            </w:rPr>
          </w:rPrChange>
        </w:rPr>
        <w:t>App</w:t>
      </w:r>
      <w:r w:rsidRPr="00F44202">
        <w:rPr>
          <w:rFonts w:ascii="Times New Roman" w:eastAsia="BiauKai" w:hAnsi="Times New Roman" w:cs="Times New Roman" w:hint="eastAsia"/>
          <w:color w:val="000000" w:themeColor="text1"/>
          <w:shd w:val="clear" w:color="auto" w:fill="FFFFFF"/>
          <w:rPrChange w:id="396" w:author="何柏憲" w:date="2022-11-29T22:45:00Z">
            <w:rPr>
              <w:rFonts w:asciiTheme="majorBidi" w:eastAsia="標楷體" w:hAnsiTheme="majorBidi" w:cstheme="majorBidi" w:hint="eastAsia"/>
              <w:color w:val="FF0000"/>
              <w:shd w:val="clear" w:color="auto" w:fill="FFFFFF"/>
            </w:rPr>
          </w:rPrChange>
        </w:rPr>
        <w:t>之開發</w:t>
      </w:r>
      <w:r w:rsidR="00330AEA" w:rsidRPr="00F44202">
        <w:rPr>
          <w:rFonts w:ascii="Times New Roman" w:eastAsia="BiauKai" w:hAnsi="Times New Roman" w:cs="Times New Roman"/>
          <w:color w:val="000000" w:themeColor="text1"/>
          <w:shd w:val="clear" w:color="auto" w:fill="FFFFFF"/>
          <w:rPrChange w:id="397" w:author="何柏憲" w:date="2022-11-29T22:45:00Z">
            <w:rPr>
              <w:rFonts w:asciiTheme="majorBidi" w:eastAsia="標楷體" w:hAnsiTheme="majorBidi" w:cstheme="majorBidi"/>
              <w:color w:val="FF0000"/>
              <w:shd w:val="clear" w:color="auto" w:fill="FFFFFF"/>
            </w:rPr>
          </w:rPrChange>
        </w:rPr>
        <w:t xml:space="preserve"> </w:t>
      </w:r>
      <w:r w:rsidRPr="00F44202">
        <w:rPr>
          <w:rFonts w:ascii="Times New Roman" w:eastAsia="BiauKai" w:hAnsi="Times New Roman" w:cs="Times New Roman" w:hint="eastAsia"/>
          <w:color w:val="000000" w:themeColor="text1"/>
          <w:shd w:val="clear" w:color="auto" w:fill="FFFFFF"/>
          <w:rPrChange w:id="398" w:author="何柏憲" w:date="2022-11-29T22:45:00Z">
            <w:rPr>
              <w:rFonts w:asciiTheme="majorBidi" w:eastAsia="標楷體" w:hAnsiTheme="majorBidi" w:cstheme="majorBidi" w:hint="eastAsia"/>
              <w:color w:val="FF0000"/>
              <w:shd w:val="clear" w:color="auto" w:fill="FFFFFF"/>
            </w:rPr>
          </w:rPrChange>
        </w:rPr>
        <w:t>，自動拍攝之</w:t>
      </w:r>
      <w:r w:rsidR="00330AEA" w:rsidRPr="00F44202">
        <w:rPr>
          <w:rFonts w:ascii="Times New Roman" w:eastAsia="BiauKai" w:hAnsi="Times New Roman" w:cs="Times New Roman" w:hint="eastAsia"/>
          <w:color w:val="000000" w:themeColor="text1"/>
          <w:shd w:val="clear" w:color="auto" w:fill="FFFFFF"/>
          <w:rPrChange w:id="399" w:author="何柏憲" w:date="2022-11-29T22:45:00Z">
            <w:rPr>
              <w:rFonts w:asciiTheme="majorBidi" w:eastAsia="標楷體" w:hAnsiTheme="majorBidi" w:cstheme="majorBidi" w:hint="eastAsia"/>
              <w:color w:val="FF0000"/>
              <w:shd w:val="clear" w:color="auto" w:fill="FFFFFF"/>
            </w:rPr>
          </w:rPrChange>
        </w:rPr>
        <w:t>照片</w:t>
      </w:r>
      <w:r w:rsidRPr="00F44202">
        <w:rPr>
          <w:rFonts w:ascii="Times New Roman" w:eastAsia="BiauKai" w:hAnsi="Times New Roman" w:cs="Times New Roman" w:hint="eastAsia"/>
          <w:color w:val="000000" w:themeColor="text1"/>
          <w:shd w:val="clear" w:color="auto" w:fill="FFFFFF"/>
          <w:rPrChange w:id="400" w:author="何柏憲" w:date="2022-11-29T22:45:00Z">
            <w:rPr>
              <w:rFonts w:asciiTheme="majorBidi" w:eastAsia="標楷體" w:hAnsiTheme="majorBidi" w:cstheme="majorBidi" w:hint="eastAsia"/>
              <w:color w:val="FF0000"/>
              <w:shd w:val="clear" w:color="auto" w:fill="FFFFFF"/>
            </w:rPr>
          </w:rPrChange>
        </w:rPr>
        <w:t>上傳</w:t>
      </w:r>
      <w:r w:rsidR="00330AEA" w:rsidRPr="00F44202">
        <w:rPr>
          <w:rFonts w:ascii="Times New Roman" w:eastAsia="BiauKai" w:hAnsi="Times New Roman" w:cs="Times New Roman" w:hint="eastAsia"/>
          <w:color w:val="000000" w:themeColor="text1"/>
          <w:shd w:val="clear" w:color="auto" w:fill="FFFFFF"/>
          <w:rPrChange w:id="401" w:author="何柏憲" w:date="2022-11-29T22:45:00Z">
            <w:rPr>
              <w:rFonts w:asciiTheme="majorBidi" w:eastAsia="標楷體" w:hAnsiTheme="majorBidi" w:cstheme="majorBidi" w:hint="eastAsia"/>
              <w:color w:val="FF0000"/>
              <w:shd w:val="clear" w:color="auto" w:fill="FFFFFF"/>
            </w:rPr>
          </w:rPrChange>
        </w:rPr>
        <w:t>到</w:t>
      </w:r>
      <w:r w:rsidRPr="00F44202">
        <w:rPr>
          <w:rFonts w:ascii="Times New Roman" w:eastAsia="BiauKai" w:hAnsi="Times New Roman" w:cs="Times New Roman" w:hint="eastAsia"/>
          <w:color w:val="000000" w:themeColor="text1"/>
          <w:shd w:val="clear" w:color="auto" w:fill="FFFFFF"/>
          <w:rPrChange w:id="402" w:author="何柏憲" w:date="2022-11-29T22:45:00Z">
            <w:rPr>
              <w:rFonts w:asciiTheme="majorBidi" w:eastAsia="標楷體" w:hAnsiTheme="majorBidi" w:cstheme="majorBidi" w:hint="eastAsia"/>
              <w:color w:val="FF0000"/>
              <w:shd w:val="clear" w:color="auto" w:fill="FFFFFF"/>
            </w:rPr>
          </w:rPrChange>
        </w:rPr>
        <w:t>雲端資料庫</w:t>
      </w:r>
      <w:r w:rsidR="009F0491" w:rsidRPr="00F44202">
        <w:rPr>
          <w:rFonts w:ascii="Times New Roman" w:eastAsia="BiauKai" w:hAnsi="Times New Roman" w:cs="Times New Roman" w:hint="eastAsia"/>
          <w:color w:val="000000" w:themeColor="text1"/>
          <w:shd w:val="clear" w:color="auto" w:fill="FFFFFF"/>
          <w:rPrChange w:id="403" w:author="何柏憲" w:date="2022-11-29T22:45:00Z">
            <w:rPr>
              <w:rFonts w:asciiTheme="majorBidi" w:eastAsia="標楷體" w:hAnsiTheme="majorBidi" w:cstheme="majorBidi" w:hint="eastAsia"/>
              <w:color w:val="FF0000"/>
              <w:shd w:val="clear" w:color="auto" w:fill="FFFFFF"/>
            </w:rPr>
          </w:rPrChange>
        </w:rPr>
        <w:t>，日後可藉由</w:t>
      </w:r>
      <w:r w:rsidR="00330AEA" w:rsidRPr="00F44202">
        <w:rPr>
          <w:rFonts w:ascii="Times New Roman" w:eastAsia="BiauKai" w:hAnsi="Times New Roman" w:cs="Times New Roman"/>
          <w:color w:val="000000" w:themeColor="text1"/>
          <w:shd w:val="clear" w:color="auto" w:fill="FFFFFF"/>
          <w:rPrChange w:id="404" w:author="何柏憲" w:date="2022-11-29T22:45:00Z">
            <w:rPr>
              <w:rFonts w:asciiTheme="majorBidi" w:eastAsia="標楷體" w:hAnsiTheme="majorBidi" w:cstheme="majorBidi"/>
              <w:color w:val="FF0000"/>
              <w:shd w:val="clear" w:color="auto" w:fill="FFFFFF"/>
            </w:rPr>
          </w:rPrChange>
        </w:rPr>
        <w:t xml:space="preserve">APP </w:t>
      </w:r>
      <w:r w:rsidR="009F0491" w:rsidRPr="00F44202">
        <w:rPr>
          <w:rFonts w:ascii="Times New Roman" w:eastAsia="BiauKai" w:hAnsi="Times New Roman" w:cs="Times New Roman" w:hint="eastAsia"/>
          <w:color w:val="000000" w:themeColor="text1"/>
          <w:shd w:val="clear" w:color="auto" w:fill="FFFFFF"/>
          <w:rPrChange w:id="405" w:author="何柏憲" w:date="2022-11-29T22:45:00Z">
            <w:rPr>
              <w:rFonts w:asciiTheme="majorBidi" w:eastAsia="標楷體" w:hAnsiTheme="majorBidi" w:cstheme="majorBidi" w:hint="eastAsia"/>
              <w:color w:val="FF0000"/>
              <w:shd w:val="clear" w:color="auto" w:fill="FFFFFF"/>
            </w:rPr>
          </w:rPrChange>
        </w:rPr>
        <w:t>顯示畫面，協助失智長者尋回遺忘</w:t>
      </w:r>
      <w:r w:rsidR="00330AEA" w:rsidRPr="00F44202">
        <w:rPr>
          <w:rFonts w:ascii="Times New Roman" w:eastAsia="BiauKai" w:hAnsi="Times New Roman" w:cs="Times New Roman" w:hint="eastAsia"/>
          <w:color w:val="000000" w:themeColor="text1"/>
          <w:shd w:val="clear" w:color="auto" w:fill="FFFFFF"/>
          <w:rPrChange w:id="406" w:author="何柏憲" w:date="2022-11-29T22:45:00Z">
            <w:rPr>
              <w:rFonts w:asciiTheme="majorBidi" w:eastAsia="標楷體" w:hAnsiTheme="majorBidi" w:cstheme="majorBidi" w:hint="eastAsia"/>
              <w:color w:val="FF0000"/>
              <w:shd w:val="clear" w:color="auto" w:fill="FFFFFF"/>
            </w:rPr>
          </w:rPrChange>
        </w:rPr>
        <w:t>物品資訊</w:t>
      </w:r>
      <w:r w:rsidRPr="00F44202">
        <w:rPr>
          <w:rFonts w:ascii="Times New Roman" w:eastAsia="BiauKai" w:hAnsi="Times New Roman" w:cs="Times New Roman" w:hint="eastAsia"/>
          <w:color w:val="000000" w:themeColor="text1"/>
          <w:shd w:val="clear" w:color="auto" w:fill="FFFFFF"/>
          <w:rPrChange w:id="407" w:author="何柏憲" w:date="2022-11-29T22:45:00Z">
            <w:rPr>
              <w:rFonts w:asciiTheme="majorBidi" w:eastAsia="標楷體" w:hAnsiTheme="majorBidi" w:cstheme="majorBidi" w:hint="eastAsia"/>
              <w:color w:val="FF0000"/>
              <w:shd w:val="clear" w:color="auto" w:fill="FFFFFF"/>
            </w:rPr>
          </w:rPrChange>
        </w:rPr>
        <w:t>，</w:t>
      </w:r>
      <w:r w:rsidR="009F0491" w:rsidRPr="00F44202">
        <w:rPr>
          <w:rFonts w:ascii="Times New Roman" w:eastAsia="BiauKai" w:hAnsi="Times New Roman" w:cs="Times New Roman" w:hint="eastAsia"/>
          <w:color w:val="000000" w:themeColor="text1"/>
          <w:shd w:val="clear" w:color="auto" w:fill="FFFFFF"/>
          <w:rPrChange w:id="408" w:author="何柏憲" w:date="2022-11-29T22:45:00Z">
            <w:rPr>
              <w:rFonts w:asciiTheme="majorBidi" w:eastAsia="標楷體" w:hAnsiTheme="majorBidi" w:cstheme="majorBidi" w:hint="eastAsia"/>
              <w:color w:val="FF0000"/>
              <w:shd w:val="clear" w:color="auto" w:fill="FFFFFF"/>
            </w:rPr>
          </w:rPrChange>
        </w:rPr>
        <w:t>由資料庫</w:t>
      </w:r>
      <w:r w:rsidR="00330AEA" w:rsidRPr="00F44202">
        <w:rPr>
          <w:rFonts w:ascii="Times New Roman" w:eastAsia="BiauKai" w:hAnsi="Times New Roman" w:cs="Times New Roman" w:hint="eastAsia"/>
          <w:color w:val="000000" w:themeColor="text1"/>
          <w:shd w:val="clear" w:color="auto" w:fill="FFFFFF"/>
          <w:rPrChange w:id="409" w:author="何柏憲" w:date="2022-11-29T22:45:00Z">
            <w:rPr>
              <w:rFonts w:asciiTheme="majorBidi" w:eastAsia="標楷體" w:hAnsiTheme="majorBidi" w:cstheme="majorBidi" w:hint="eastAsia"/>
              <w:color w:val="FF0000"/>
              <w:shd w:val="clear" w:color="auto" w:fill="FFFFFF"/>
            </w:rPr>
          </w:rPrChange>
        </w:rPr>
        <w:t>回傳一組網址，</w:t>
      </w:r>
      <w:r w:rsidR="009F0491" w:rsidRPr="00F44202">
        <w:rPr>
          <w:rFonts w:ascii="Times New Roman" w:eastAsia="BiauKai" w:hAnsi="Times New Roman" w:cs="Times New Roman" w:hint="eastAsia"/>
          <w:color w:val="000000" w:themeColor="text1"/>
          <w:shd w:val="clear" w:color="auto" w:fill="FFFFFF"/>
          <w:rPrChange w:id="410" w:author="何柏憲" w:date="2022-11-29T22:45:00Z">
            <w:rPr>
              <w:rFonts w:asciiTheme="majorBidi" w:eastAsia="標楷體" w:hAnsiTheme="majorBidi" w:cstheme="majorBidi" w:hint="eastAsia"/>
              <w:color w:val="FF0000"/>
              <w:shd w:val="clear" w:color="auto" w:fill="FFFFFF"/>
            </w:rPr>
          </w:rPrChange>
        </w:rPr>
        <w:t>藉由</w:t>
      </w:r>
      <w:r w:rsidR="009F0491" w:rsidRPr="00F44202">
        <w:rPr>
          <w:rFonts w:ascii="Times New Roman" w:eastAsia="BiauKai" w:hAnsi="Times New Roman" w:cs="Times New Roman"/>
          <w:color w:val="000000" w:themeColor="text1"/>
          <w:shd w:val="clear" w:color="auto" w:fill="FFFFFF"/>
          <w:rPrChange w:id="411" w:author="何柏憲" w:date="2022-11-29T22:45:00Z">
            <w:rPr>
              <w:rFonts w:asciiTheme="majorBidi" w:eastAsia="標楷體" w:hAnsiTheme="majorBidi" w:cstheme="majorBidi"/>
              <w:color w:val="FF0000"/>
              <w:shd w:val="clear" w:color="auto" w:fill="FFFFFF"/>
            </w:rPr>
          </w:rPrChange>
        </w:rPr>
        <w:t>APP</w:t>
      </w:r>
      <w:r w:rsidR="009F0491" w:rsidRPr="00F44202">
        <w:rPr>
          <w:rFonts w:ascii="Times New Roman" w:eastAsia="BiauKai" w:hAnsi="Times New Roman" w:cs="Times New Roman" w:hint="eastAsia"/>
          <w:color w:val="000000" w:themeColor="text1"/>
          <w:shd w:val="clear" w:color="auto" w:fill="FFFFFF"/>
          <w:rPrChange w:id="412" w:author="何柏憲" w:date="2022-11-29T22:45:00Z">
            <w:rPr>
              <w:rFonts w:asciiTheme="majorBidi" w:eastAsia="標楷體" w:hAnsiTheme="majorBidi" w:cstheme="majorBidi" w:hint="eastAsia"/>
              <w:color w:val="FF0000"/>
              <w:shd w:val="clear" w:color="auto" w:fill="FFFFFF"/>
            </w:rPr>
          </w:rPrChange>
        </w:rPr>
        <w:t>的功能下載照片</w:t>
      </w:r>
      <w:r w:rsidR="009F0491" w:rsidRPr="00F44202">
        <w:rPr>
          <w:rFonts w:ascii="Times New Roman" w:eastAsia="BiauKai" w:hAnsi="Times New Roman" w:cs="Times New Roman"/>
          <w:color w:val="000000" w:themeColor="text1"/>
          <w:shd w:val="clear" w:color="auto" w:fill="FFFFFF"/>
          <w:rPrChange w:id="413" w:author="何柏憲" w:date="2022-11-29T22:45:00Z">
            <w:rPr>
              <w:rFonts w:asciiTheme="majorBidi" w:eastAsia="標楷體" w:hAnsiTheme="majorBidi" w:cstheme="majorBidi"/>
              <w:color w:val="FF0000"/>
              <w:shd w:val="clear" w:color="auto" w:fill="FFFFFF"/>
            </w:rPr>
          </w:rPrChange>
        </w:rPr>
        <w:t>(</w:t>
      </w:r>
      <w:r w:rsidR="00D23A1F" w:rsidRPr="00F44202">
        <w:rPr>
          <w:rFonts w:ascii="Times New Roman" w:eastAsia="BiauKai" w:hAnsi="Times New Roman" w:cs="Times New Roman" w:hint="eastAsia"/>
          <w:color w:val="000000" w:themeColor="text1"/>
          <w:shd w:val="clear" w:color="auto" w:fill="FFFFFF"/>
          <w:rPrChange w:id="414" w:author="何柏憲" w:date="2022-11-29T22:45:00Z">
            <w:rPr>
              <w:rFonts w:asciiTheme="majorBidi" w:eastAsia="標楷體" w:hAnsiTheme="majorBidi" w:cstheme="majorBidi" w:hint="eastAsia"/>
              <w:color w:val="FF0000"/>
              <w:shd w:val="clear" w:color="auto" w:fill="FFFFFF"/>
            </w:rPr>
          </w:rPrChange>
        </w:rPr>
        <w:t>圖</w:t>
      </w:r>
      <w:r w:rsidR="00447682" w:rsidRPr="00F44202">
        <w:rPr>
          <w:rFonts w:ascii="Times New Roman" w:eastAsia="BiauKai" w:hAnsi="Times New Roman" w:cs="Times New Roman"/>
          <w:color w:val="000000" w:themeColor="text1"/>
          <w:shd w:val="clear" w:color="auto" w:fill="FFFFFF"/>
        </w:rPr>
        <w:t>六</w:t>
      </w:r>
      <w:r w:rsidR="009F0491" w:rsidRPr="00F44202">
        <w:rPr>
          <w:rFonts w:ascii="Times New Roman" w:eastAsia="BiauKai" w:hAnsi="Times New Roman" w:cs="Times New Roman"/>
          <w:color w:val="000000" w:themeColor="text1"/>
          <w:shd w:val="clear" w:color="auto" w:fill="FFFFFF"/>
          <w:rPrChange w:id="415" w:author="何柏憲" w:date="2022-11-29T22:45:00Z">
            <w:rPr>
              <w:rFonts w:asciiTheme="majorBidi" w:eastAsia="標楷體" w:hAnsiTheme="majorBidi" w:cstheme="majorBidi"/>
              <w:color w:val="FF0000"/>
              <w:shd w:val="clear" w:color="auto" w:fill="FFFFFF"/>
            </w:rPr>
          </w:rPrChange>
        </w:rPr>
        <w:t>)</w:t>
      </w:r>
      <w:r w:rsidR="00D23A1F" w:rsidRPr="00F44202">
        <w:rPr>
          <w:rFonts w:ascii="Times New Roman" w:eastAsia="BiauKai" w:hAnsi="Times New Roman" w:cs="Times New Roman" w:hint="eastAsia"/>
          <w:color w:val="000000" w:themeColor="text1"/>
          <w:shd w:val="clear" w:color="auto" w:fill="FFFFFF"/>
          <w:rPrChange w:id="416" w:author="何柏憲" w:date="2022-11-29T22:45:00Z">
            <w:rPr>
              <w:rFonts w:asciiTheme="majorBidi" w:eastAsia="標楷體" w:hAnsiTheme="majorBidi" w:cstheme="majorBidi" w:hint="eastAsia"/>
              <w:color w:val="FF0000"/>
              <w:shd w:val="clear" w:color="auto" w:fill="FFFFFF"/>
            </w:rPr>
          </w:rPrChange>
        </w:rPr>
        <w:t>。</w:t>
      </w:r>
    </w:p>
    <w:p w14:paraId="51D5187E" w14:textId="5A242B04" w:rsidR="0060727D" w:rsidRPr="00F44202" w:rsidRDefault="0060727D" w:rsidP="0060727D">
      <w:pPr>
        <w:overflowPunct w:val="0"/>
        <w:ind w:firstLineChars="200" w:firstLine="480"/>
        <w:jc w:val="center"/>
        <w:rPr>
          <w:rFonts w:ascii="Times New Roman" w:eastAsia="BiauKai" w:hAnsi="Times New Roman" w:cs="Times New Roman"/>
          <w:color w:val="000000" w:themeColor="text1"/>
        </w:rPr>
      </w:pPr>
      <w:r w:rsidRPr="00F44202">
        <w:rPr>
          <w:rFonts w:ascii="Times New Roman" w:eastAsia="BiauKai" w:hAnsi="Times New Roman" w:cs="Times New Roman"/>
          <w:noProof/>
          <w:color w:val="000000" w:themeColor="text1"/>
        </w:rPr>
        <w:drawing>
          <wp:inline distT="0" distB="0" distL="0" distR="0" wp14:anchorId="0DF65AA6" wp14:editId="3F003B4A">
            <wp:extent cx="1559671" cy="2867857"/>
            <wp:effectExtent l="0" t="0" r="2540" b="889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圖片 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4908" cy="2914261"/>
                    </a:xfrm>
                    <a:prstGeom prst="rect">
                      <a:avLst/>
                    </a:prstGeom>
                  </pic:spPr>
                </pic:pic>
              </a:graphicData>
            </a:graphic>
          </wp:inline>
        </w:drawing>
      </w:r>
      <w:r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noProof/>
          <w:color w:val="000000" w:themeColor="text1"/>
        </w:rPr>
        <w:drawing>
          <wp:inline distT="0" distB="0" distL="0" distR="0" wp14:anchorId="06EF6D70" wp14:editId="2A461637">
            <wp:extent cx="1535349" cy="2876230"/>
            <wp:effectExtent l="0" t="0" r="8255" b="63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圖片 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46538" cy="2897191"/>
                    </a:xfrm>
                    <a:prstGeom prst="rect">
                      <a:avLst/>
                    </a:prstGeom>
                  </pic:spPr>
                </pic:pic>
              </a:graphicData>
            </a:graphic>
          </wp:inline>
        </w:drawing>
      </w:r>
    </w:p>
    <w:p w14:paraId="77198152" w14:textId="0EF74D70" w:rsidR="0060727D" w:rsidRPr="00F44202" w:rsidRDefault="00C7788D" w:rsidP="0060727D">
      <w:pPr>
        <w:overflowPunct w:val="0"/>
        <w:jc w:val="center"/>
        <w:rPr>
          <w:rFonts w:ascii="Times New Roman" w:eastAsia="BiauKai" w:hAnsi="Times New Roman" w:cs="Times New Roman"/>
          <w:color w:val="000000" w:themeColor="text1"/>
        </w:rPr>
      </w:pPr>
      <w:ins w:id="417" w:author="XD Luh" w:date="2022-12-13T20:24:00Z">
        <w:r w:rsidRPr="00F44202" w:rsidDel="00C7788D">
          <w:rPr>
            <w:rFonts w:ascii="Times New Roman" w:eastAsia="BiauKai" w:hAnsi="Times New Roman" w:cs="Times New Roman"/>
            <w:color w:val="000000" w:themeColor="text1"/>
          </w:rPr>
          <w:t xml:space="preserve"> </w:t>
        </w:r>
      </w:ins>
      <w:del w:id="418" w:author="XD Luh" w:date="2022-12-13T20:24:00Z">
        <w:r w:rsidR="0060727D" w:rsidRPr="00F44202" w:rsidDel="00C7788D">
          <w:rPr>
            <w:rFonts w:ascii="Times New Roman" w:eastAsia="BiauKai" w:hAnsi="Times New Roman" w:cs="Times New Roman" w:hint="eastAsia"/>
            <w:color w:val="000000" w:themeColor="text1"/>
            <w:rPrChange w:id="419" w:author="何柏憲" w:date="2022-11-29T22:45:00Z">
              <w:rPr>
                <w:rFonts w:eastAsia="標楷體" w:hint="eastAsia"/>
                <w:color w:val="FF0000"/>
                <w:sz w:val="22"/>
                <w:szCs w:val="22"/>
              </w:rPr>
            </w:rPrChange>
          </w:rPr>
          <w:delText>圖</w:delText>
        </w:r>
        <w:r w:rsidR="0095359B" w:rsidRPr="00F44202" w:rsidDel="00C7788D">
          <w:rPr>
            <w:rFonts w:ascii="Times New Roman" w:eastAsia="BiauKai" w:hAnsi="Times New Roman" w:cs="Times New Roman" w:hint="eastAsia"/>
            <w:color w:val="000000" w:themeColor="text1"/>
            <w:rPrChange w:id="420" w:author="何柏憲" w:date="2022-11-29T22:45:00Z">
              <w:rPr>
                <w:rFonts w:eastAsia="標楷體" w:hint="eastAsia"/>
                <w:color w:val="FF0000"/>
                <w:sz w:val="22"/>
                <w:szCs w:val="22"/>
              </w:rPr>
            </w:rPrChange>
          </w:rPr>
          <w:delText>五</w:delText>
        </w:r>
      </w:del>
      <w:r w:rsidR="0060727D" w:rsidRPr="00F44202">
        <w:rPr>
          <w:rFonts w:ascii="Times New Roman" w:eastAsia="BiauKai" w:hAnsi="Times New Roman" w:cs="Times New Roman"/>
          <w:color w:val="000000" w:themeColor="text1"/>
          <w:rPrChange w:id="421" w:author="何柏憲" w:date="2022-11-29T22:45:00Z">
            <w:rPr>
              <w:rFonts w:eastAsia="標楷體"/>
              <w:color w:val="FF0000"/>
              <w:sz w:val="22"/>
              <w:szCs w:val="22"/>
            </w:rPr>
          </w:rPrChange>
        </w:rPr>
        <w:t>(</w:t>
      </w:r>
      <w:r w:rsidR="0060727D" w:rsidRPr="00F44202">
        <w:rPr>
          <w:rFonts w:ascii="Times New Roman" w:eastAsia="BiauKai" w:hAnsi="Times New Roman" w:cs="Times New Roman"/>
          <w:color w:val="000000" w:themeColor="text1"/>
          <w:rPrChange w:id="422" w:author="何柏憲" w:date="2022-11-29T22:45:00Z">
            <w:rPr>
              <w:rFonts w:ascii="Times New Roman" w:eastAsia="標楷體" w:hAnsi="Times New Roman" w:cs="Times New Roman"/>
              <w:color w:val="FF0000"/>
              <w:sz w:val="22"/>
              <w:szCs w:val="22"/>
            </w:rPr>
          </w:rPrChange>
        </w:rPr>
        <w:t>a</w:t>
      </w:r>
      <w:r w:rsidR="0060727D" w:rsidRPr="00F44202">
        <w:rPr>
          <w:rFonts w:ascii="Times New Roman" w:eastAsia="BiauKai" w:hAnsi="Times New Roman" w:cs="Times New Roman"/>
          <w:color w:val="000000" w:themeColor="text1"/>
          <w:rPrChange w:id="423" w:author="何柏憲" w:date="2022-11-29T22:45:00Z">
            <w:rPr>
              <w:rFonts w:eastAsia="標楷體"/>
              <w:color w:val="FF0000"/>
              <w:sz w:val="22"/>
              <w:szCs w:val="22"/>
            </w:rPr>
          </w:rPrChange>
        </w:rPr>
        <w:t>)</w:t>
      </w:r>
      <w:del w:id="424" w:author="XD Luh" w:date="2022-12-13T20:25:00Z">
        <w:r w:rsidR="0060727D" w:rsidRPr="00F44202" w:rsidDel="00C7788D">
          <w:rPr>
            <w:rFonts w:ascii="Times New Roman" w:eastAsia="BiauKai" w:hAnsi="Times New Roman" w:cs="Times New Roman" w:hint="eastAsia"/>
            <w:color w:val="000000" w:themeColor="text1"/>
            <w:rPrChange w:id="425" w:author="何柏憲" w:date="2022-11-29T22:45:00Z">
              <w:rPr>
                <w:rFonts w:eastAsia="標楷體" w:hint="eastAsia"/>
                <w:color w:val="FF0000"/>
                <w:sz w:val="22"/>
                <w:szCs w:val="22"/>
              </w:rPr>
            </w:rPrChange>
          </w:rPr>
          <w:delText>、</w:delText>
        </w:r>
      </w:del>
      <w:r w:rsidR="0060727D" w:rsidRPr="00F44202">
        <w:rPr>
          <w:rFonts w:ascii="Times New Roman" w:eastAsia="BiauKai" w:hAnsi="Times New Roman" w:cs="Times New Roman"/>
          <w:color w:val="000000" w:themeColor="text1"/>
          <w:rPrChange w:id="426" w:author="何柏憲" w:date="2022-11-29T22:45:00Z">
            <w:rPr>
              <w:rFonts w:ascii="Times New Roman" w:eastAsia="標楷體" w:hAnsi="Times New Roman" w:cs="Times New Roman"/>
              <w:color w:val="FF0000"/>
              <w:sz w:val="22"/>
              <w:szCs w:val="22"/>
            </w:rPr>
          </w:rPrChange>
        </w:rPr>
        <w:t>2022/10/05</w:t>
      </w:r>
      <w:r w:rsidR="0060727D" w:rsidRPr="00F44202">
        <w:rPr>
          <w:rFonts w:ascii="Times New Roman" w:eastAsia="BiauKai" w:hAnsi="Times New Roman" w:cs="Times New Roman" w:hint="eastAsia"/>
          <w:color w:val="000000" w:themeColor="text1"/>
          <w:rPrChange w:id="427" w:author="何柏憲" w:date="2022-11-29T22:45:00Z">
            <w:rPr>
              <w:rFonts w:eastAsia="標楷體" w:hint="eastAsia"/>
              <w:color w:val="FF0000"/>
              <w:sz w:val="22"/>
              <w:szCs w:val="22"/>
            </w:rPr>
          </w:rPrChange>
        </w:rPr>
        <w:t>觸發相機所拍下照片</w:t>
      </w:r>
      <w:r w:rsidR="0060727D" w:rsidRPr="00F44202">
        <w:rPr>
          <w:rFonts w:ascii="Times New Roman" w:eastAsia="BiauKai" w:hAnsi="Times New Roman" w:cs="Times New Roman"/>
          <w:color w:val="000000" w:themeColor="text1"/>
          <w:rPrChange w:id="428" w:author="何柏憲" w:date="2022-11-29T22:45:00Z">
            <w:rPr>
              <w:rFonts w:eastAsia="標楷體"/>
              <w:color w:val="FF0000"/>
              <w:sz w:val="22"/>
              <w:szCs w:val="22"/>
            </w:rPr>
          </w:rPrChange>
        </w:rPr>
        <w:t xml:space="preserve">   </w:t>
      </w:r>
      <w:ins w:id="429" w:author="XD Luh" w:date="2022-12-13T20:24:00Z">
        <w:r w:rsidRPr="00F44202">
          <w:rPr>
            <w:rFonts w:ascii="Times New Roman" w:eastAsia="BiauKai" w:hAnsi="Times New Roman" w:cs="Times New Roman"/>
            <w:color w:val="000000" w:themeColor="text1"/>
          </w:rPr>
          <w:t xml:space="preserve"> </w:t>
        </w:r>
      </w:ins>
      <w:ins w:id="430" w:author="XD Luh" w:date="2022-12-13T20:25:00Z">
        <w:r w:rsidR="005A470A" w:rsidRPr="00F44202">
          <w:rPr>
            <w:rFonts w:ascii="Times New Roman" w:eastAsia="BiauKai" w:hAnsi="Times New Roman" w:cs="Times New Roman"/>
            <w:color w:val="000000" w:themeColor="text1"/>
          </w:rPr>
          <w:t xml:space="preserve">    </w:t>
        </w:r>
      </w:ins>
      <w:ins w:id="431" w:author="XD Luh" w:date="2022-12-13T20:24:00Z">
        <w:r w:rsidRPr="00F44202">
          <w:rPr>
            <w:rFonts w:ascii="Times New Roman" w:eastAsia="BiauKai" w:hAnsi="Times New Roman" w:cs="Times New Roman"/>
            <w:color w:val="000000" w:themeColor="text1"/>
          </w:rPr>
          <w:t xml:space="preserve"> </w:t>
        </w:r>
      </w:ins>
      <w:del w:id="432" w:author="XD Luh" w:date="2022-12-13T20:24:00Z">
        <w:r w:rsidR="0060727D" w:rsidRPr="00F44202" w:rsidDel="00C7788D">
          <w:rPr>
            <w:rFonts w:ascii="Times New Roman" w:eastAsia="BiauKai" w:hAnsi="Times New Roman" w:cs="Times New Roman" w:hint="eastAsia"/>
            <w:color w:val="000000" w:themeColor="text1"/>
            <w:rPrChange w:id="433" w:author="何柏憲" w:date="2022-11-29T22:45:00Z">
              <w:rPr>
                <w:rFonts w:eastAsia="標楷體" w:hint="eastAsia"/>
                <w:color w:val="FF0000"/>
                <w:sz w:val="22"/>
                <w:szCs w:val="22"/>
              </w:rPr>
            </w:rPrChange>
          </w:rPr>
          <w:delText>圖</w:delText>
        </w:r>
        <w:r w:rsidR="0095359B" w:rsidRPr="00F44202" w:rsidDel="00C7788D">
          <w:rPr>
            <w:rFonts w:ascii="Times New Roman" w:eastAsia="BiauKai" w:hAnsi="Times New Roman" w:cs="Times New Roman" w:hint="eastAsia"/>
            <w:color w:val="000000" w:themeColor="text1"/>
            <w:rPrChange w:id="434" w:author="何柏憲" w:date="2022-11-29T22:45:00Z">
              <w:rPr>
                <w:rFonts w:eastAsia="標楷體" w:hint="eastAsia"/>
                <w:color w:val="FF0000"/>
                <w:sz w:val="22"/>
                <w:szCs w:val="22"/>
              </w:rPr>
            </w:rPrChange>
          </w:rPr>
          <w:delText>五</w:delText>
        </w:r>
      </w:del>
      <w:r w:rsidR="0060727D" w:rsidRPr="00F44202">
        <w:rPr>
          <w:rFonts w:ascii="Times New Roman" w:eastAsia="BiauKai" w:hAnsi="Times New Roman" w:cs="Times New Roman"/>
          <w:color w:val="000000" w:themeColor="text1"/>
          <w:rPrChange w:id="435" w:author="何柏憲" w:date="2022-11-29T22:45:00Z">
            <w:rPr>
              <w:rFonts w:eastAsia="標楷體"/>
              <w:color w:val="FF0000"/>
              <w:sz w:val="22"/>
              <w:szCs w:val="22"/>
            </w:rPr>
          </w:rPrChange>
        </w:rPr>
        <w:t>(</w:t>
      </w:r>
      <w:r w:rsidR="0060727D" w:rsidRPr="00F44202">
        <w:rPr>
          <w:rFonts w:ascii="Times New Roman" w:eastAsia="BiauKai" w:hAnsi="Times New Roman" w:cs="Times New Roman"/>
          <w:color w:val="000000" w:themeColor="text1"/>
          <w:rPrChange w:id="436" w:author="何柏憲" w:date="2022-11-29T22:45:00Z">
            <w:rPr>
              <w:rFonts w:ascii="Times New Roman" w:eastAsia="標楷體" w:hAnsi="Times New Roman" w:cs="Times New Roman"/>
              <w:color w:val="FF0000"/>
              <w:sz w:val="22"/>
              <w:szCs w:val="22"/>
            </w:rPr>
          </w:rPrChange>
        </w:rPr>
        <w:t>b</w:t>
      </w:r>
      <w:r w:rsidR="0060727D" w:rsidRPr="00F44202">
        <w:rPr>
          <w:rFonts w:ascii="Times New Roman" w:eastAsia="BiauKai" w:hAnsi="Times New Roman" w:cs="Times New Roman"/>
          <w:color w:val="000000" w:themeColor="text1"/>
          <w:rPrChange w:id="437" w:author="何柏憲" w:date="2022-11-29T22:45:00Z">
            <w:rPr>
              <w:rFonts w:eastAsia="標楷體"/>
              <w:color w:val="FF0000"/>
              <w:sz w:val="22"/>
              <w:szCs w:val="22"/>
            </w:rPr>
          </w:rPrChange>
        </w:rPr>
        <w:t>)</w:t>
      </w:r>
      <w:del w:id="438" w:author="XD Luh" w:date="2022-12-13T20:25:00Z">
        <w:r w:rsidR="0060727D" w:rsidRPr="00F44202" w:rsidDel="00C7788D">
          <w:rPr>
            <w:rFonts w:ascii="Times New Roman" w:eastAsia="BiauKai" w:hAnsi="Times New Roman" w:cs="Times New Roman" w:hint="eastAsia"/>
            <w:color w:val="000000" w:themeColor="text1"/>
            <w:rPrChange w:id="439" w:author="何柏憲" w:date="2022-11-29T22:45:00Z">
              <w:rPr>
                <w:rFonts w:eastAsia="標楷體" w:hint="eastAsia"/>
                <w:color w:val="FF0000"/>
                <w:sz w:val="22"/>
                <w:szCs w:val="22"/>
              </w:rPr>
            </w:rPrChange>
          </w:rPr>
          <w:delText>、</w:delText>
        </w:r>
      </w:del>
      <w:r w:rsidR="0060727D" w:rsidRPr="00F44202">
        <w:rPr>
          <w:rFonts w:ascii="Times New Roman" w:eastAsia="BiauKai" w:hAnsi="Times New Roman" w:cs="Times New Roman" w:hint="eastAsia"/>
          <w:color w:val="000000" w:themeColor="text1"/>
          <w:rPrChange w:id="440" w:author="何柏憲" w:date="2022-11-29T22:45:00Z">
            <w:rPr>
              <w:rFonts w:eastAsia="標楷體" w:hint="eastAsia"/>
              <w:color w:val="FF0000"/>
              <w:sz w:val="22"/>
              <w:szCs w:val="22"/>
            </w:rPr>
          </w:rPrChange>
        </w:rPr>
        <w:t>輸入時間資訊抓取照片連結介面</w:t>
      </w:r>
    </w:p>
    <w:p w14:paraId="2883280B" w14:textId="77777777" w:rsidR="0060727D" w:rsidRPr="00F44202" w:rsidRDefault="0060727D" w:rsidP="0060727D">
      <w:pPr>
        <w:overflowPunct w:val="0"/>
        <w:ind w:firstLineChars="200" w:firstLine="480"/>
        <w:jc w:val="center"/>
        <w:rPr>
          <w:rFonts w:ascii="Times New Roman" w:eastAsia="BiauKai" w:hAnsi="Times New Roman" w:cs="Times New Roman"/>
          <w:color w:val="000000" w:themeColor="text1"/>
        </w:rPr>
      </w:pPr>
      <w:r w:rsidRPr="00F44202">
        <w:rPr>
          <w:rFonts w:ascii="Times New Roman" w:eastAsia="BiauKai" w:hAnsi="Times New Roman" w:cs="Times New Roman"/>
          <w:noProof/>
          <w:color w:val="000000" w:themeColor="text1"/>
        </w:rPr>
        <w:drawing>
          <wp:inline distT="0" distB="0" distL="0" distR="0" wp14:anchorId="5DCEFC1E" wp14:editId="68AAF751">
            <wp:extent cx="1642925" cy="2989666"/>
            <wp:effectExtent l="0" t="0" r="0" b="127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2306" cy="3006737"/>
                    </a:xfrm>
                    <a:prstGeom prst="rect">
                      <a:avLst/>
                    </a:prstGeom>
                  </pic:spPr>
                </pic:pic>
              </a:graphicData>
            </a:graphic>
          </wp:inline>
        </w:drawing>
      </w:r>
    </w:p>
    <w:p w14:paraId="4AA3EE36" w14:textId="710CB9B9" w:rsidR="0060727D" w:rsidRPr="00F44202" w:rsidRDefault="0060727D" w:rsidP="0060727D">
      <w:pPr>
        <w:widowControl/>
        <w:jc w:val="center"/>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     </w:t>
      </w:r>
      <w:del w:id="441" w:author="XD Luh" w:date="2022-12-13T20:24:00Z">
        <w:r w:rsidRPr="00F44202" w:rsidDel="00C7788D">
          <w:rPr>
            <w:rFonts w:ascii="Times New Roman" w:eastAsia="BiauKai" w:hAnsi="Times New Roman" w:cs="Times New Roman" w:hint="eastAsia"/>
            <w:color w:val="000000" w:themeColor="text1"/>
            <w:rPrChange w:id="442" w:author="何柏憲" w:date="2022-11-29T22:45:00Z">
              <w:rPr>
                <w:rFonts w:eastAsia="標楷體" w:hint="eastAsia"/>
                <w:color w:val="FF0000"/>
                <w:sz w:val="22"/>
                <w:szCs w:val="22"/>
              </w:rPr>
            </w:rPrChange>
          </w:rPr>
          <w:delText>圖</w:delText>
        </w:r>
        <w:r w:rsidR="0095359B" w:rsidRPr="00F44202" w:rsidDel="00C7788D">
          <w:rPr>
            <w:rFonts w:ascii="Times New Roman" w:eastAsia="BiauKai" w:hAnsi="Times New Roman" w:cs="Times New Roman" w:hint="eastAsia"/>
            <w:color w:val="000000" w:themeColor="text1"/>
            <w:rPrChange w:id="443" w:author="何柏憲" w:date="2022-11-29T22:45:00Z">
              <w:rPr>
                <w:rFonts w:eastAsia="標楷體" w:hint="eastAsia"/>
                <w:color w:val="FF0000"/>
                <w:sz w:val="22"/>
                <w:szCs w:val="22"/>
              </w:rPr>
            </w:rPrChange>
          </w:rPr>
          <w:delText>五</w:delText>
        </w:r>
      </w:del>
      <w:r w:rsidR="00720E3F" w:rsidRPr="00F44202">
        <w:rPr>
          <w:rFonts w:ascii="Times New Roman" w:eastAsia="BiauKai" w:hAnsi="Times New Roman" w:cs="Times New Roman"/>
          <w:color w:val="000000" w:themeColor="text1"/>
        </w:rPr>
        <w:t>(c)</w:t>
      </w:r>
      <w:del w:id="444" w:author="XD Luh" w:date="2022-12-13T20:25:00Z">
        <w:r w:rsidRPr="00F44202" w:rsidDel="00C7788D">
          <w:rPr>
            <w:rFonts w:ascii="Times New Roman" w:eastAsia="BiauKai" w:hAnsi="Times New Roman" w:cs="Times New Roman" w:hint="eastAsia"/>
            <w:color w:val="000000" w:themeColor="text1"/>
            <w:rPrChange w:id="445" w:author="何柏憲" w:date="2022-11-29T22:45:00Z">
              <w:rPr>
                <w:rFonts w:eastAsia="標楷體" w:hint="eastAsia"/>
                <w:color w:val="FF0000"/>
                <w:sz w:val="22"/>
                <w:szCs w:val="22"/>
              </w:rPr>
            </w:rPrChange>
          </w:rPr>
          <w:delText>、</w:delText>
        </w:r>
      </w:del>
      <w:r w:rsidRPr="00F44202">
        <w:rPr>
          <w:rFonts w:ascii="Times New Roman" w:eastAsia="BiauKai" w:hAnsi="Times New Roman" w:cs="Times New Roman" w:hint="eastAsia"/>
          <w:color w:val="000000" w:themeColor="text1"/>
          <w:rPrChange w:id="446" w:author="何柏憲" w:date="2022-11-29T22:45:00Z">
            <w:rPr>
              <w:rFonts w:eastAsia="標楷體" w:hint="eastAsia"/>
              <w:color w:val="FF0000"/>
              <w:sz w:val="22"/>
              <w:szCs w:val="22"/>
            </w:rPr>
          </w:rPrChange>
        </w:rPr>
        <w:t>照片顯示介面</w:t>
      </w:r>
    </w:p>
    <w:p w14:paraId="32A93364" w14:textId="77777777" w:rsidR="00447682" w:rsidRPr="00F44202" w:rsidRDefault="00447682" w:rsidP="0060727D">
      <w:pPr>
        <w:widowControl/>
        <w:jc w:val="center"/>
        <w:rPr>
          <w:ins w:id="447" w:author="XD Luh" w:date="2022-12-13T20:24:00Z"/>
          <w:rFonts w:ascii="Times New Roman" w:eastAsia="BiauKai" w:hAnsi="Times New Roman" w:cs="Times New Roman"/>
          <w:color w:val="000000" w:themeColor="text1"/>
        </w:rPr>
      </w:pPr>
    </w:p>
    <w:p w14:paraId="51B53A56" w14:textId="6AC03045" w:rsidR="00FD452A" w:rsidRPr="00F44202" w:rsidRDefault="00C7788D" w:rsidP="00FD452A">
      <w:pPr>
        <w:widowControl/>
        <w:jc w:val="center"/>
        <w:rPr>
          <w:rFonts w:ascii="Times New Roman" w:eastAsia="BiauKai" w:hAnsi="Times New Roman" w:cs="Times New Roman"/>
          <w:color w:val="000000" w:themeColor="text1"/>
        </w:rPr>
      </w:pPr>
      <w:ins w:id="448" w:author="XD Luh" w:date="2022-12-13T20:24:00Z">
        <w:r w:rsidRPr="00F44202">
          <w:rPr>
            <w:rFonts w:ascii="Times New Roman" w:eastAsia="BiauKai" w:hAnsi="Times New Roman" w:cs="Times New Roman" w:hint="eastAsia"/>
            <w:color w:val="000000" w:themeColor="text1"/>
            <w:rPrChange w:id="449" w:author="XD Luh" w:date="2022-12-13T20:24:00Z">
              <w:rPr>
                <w:rFonts w:eastAsia="標楷體" w:hint="eastAsia"/>
                <w:sz w:val="28"/>
                <w:szCs w:val="28"/>
              </w:rPr>
            </w:rPrChange>
          </w:rPr>
          <w:t>圖</w:t>
        </w:r>
      </w:ins>
      <w:r w:rsidR="00447682" w:rsidRPr="00F44202">
        <w:rPr>
          <w:rFonts w:ascii="Times New Roman" w:eastAsia="BiauKai" w:hAnsi="Times New Roman" w:cs="Times New Roman"/>
          <w:color w:val="000000" w:themeColor="text1"/>
        </w:rPr>
        <w:t>六</w:t>
      </w:r>
      <w:ins w:id="450" w:author="XD Luh" w:date="2022-12-13T20:24:00Z">
        <w:r w:rsidRPr="00F44202">
          <w:rPr>
            <w:rFonts w:ascii="Times New Roman" w:eastAsia="BiauKai" w:hAnsi="Times New Roman" w:cs="Times New Roman"/>
            <w:color w:val="000000" w:themeColor="text1"/>
          </w:rPr>
          <w:t>、</w:t>
        </w:r>
      </w:ins>
      <w:ins w:id="451" w:author="XD Luh" w:date="2022-12-13T20:25:00Z">
        <w:r w:rsidR="005A470A" w:rsidRPr="00F44202">
          <w:rPr>
            <w:rFonts w:ascii="Times New Roman" w:eastAsia="BiauKai" w:hAnsi="Times New Roman" w:cs="Times New Roman"/>
            <w:color w:val="000000" w:themeColor="text1"/>
          </w:rPr>
          <w:t>手機</w:t>
        </w:r>
        <w:r w:rsidR="005A470A" w:rsidRPr="00F44202">
          <w:rPr>
            <w:rFonts w:ascii="Times New Roman" w:eastAsia="BiauKai" w:hAnsi="Times New Roman" w:cs="Times New Roman"/>
            <w:color w:val="000000" w:themeColor="text1"/>
          </w:rPr>
          <w:t>APP</w:t>
        </w:r>
        <w:r w:rsidR="005A470A" w:rsidRPr="00F44202">
          <w:rPr>
            <w:rFonts w:ascii="Times New Roman" w:eastAsia="BiauKai" w:hAnsi="Times New Roman" w:cs="Times New Roman"/>
            <w:color w:val="000000" w:themeColor="text1"/>
          </w:rPr>
          <w:t>介面</w:t>
        </w:r>
      </w:ins>
    </w:p>
    <w:p w14:paraId="661B05DF" w14:textId="5A4DBD1D" w:rsidR="00FD452A" w:rsidRPr="00F44202" w:rsidRDefault="00FD452A" w:rsidP="00FD452A">
      <w:pPr>
        <w:widowControl/>
        <w:jc w:val="center"/>
        <w:rPr>
          <w:rFonts w:ascii="Times New Roman" w:eastAsia="BiauKai" w:hAnsi="Times New Roman" w:cs="Times New Roman"/>
          <w:color w:val="000000" w:themeColor="text1"/>
        </w:rPr>
      </w:pPr>
    </w:p>
    <w:p w14:paraId="735CD4B4" w14:textId="206D0401" w:rsidR="00FD452A" w:rsidRPr="00F44202" w:rsidRDefault="00FD452A" w:rsidP="00FD452A">
      <w:pPr>
        <w:widowControl/>
        <w:jc w:val="center"/>
        <w:rPr>
          <w:rFonts w:ascii="Times New Roman" w:eastAsia="BiauKai" w:hAnsi="Times New Roman" w:cs="Times New Roman"/>
          <w:color w:val="000000" w:themeColor="text1"/>
        </w:rPr>
      </w:pPr>
    </w:p>
    <w:p w14:paraId="2A42C28D" w14:textId="77777777" w:rsidR="00FD452A" w:rsidRPr="00F44202" w:rsidRDefault="00FD452A" w:rsidP="00FD452A">
      <w:pPr>
        <w:widowControl/>
        <w:jc w:val="center"/>
        <w:rPr>
          <w:rFonts w:ascii="Times New Roman" w:eastAsia="BiauKai" w:hAnsi="Times New Roman" w:cs="Times New Roman"/>
          <w:color w:val="000000" w:themeColor="text1"/>
        </w:rPr>
      </w:pPr>
    </w:p>
    <w:p w14:paraId="4E65C20E" w14:textId="77777777" w:rsidR="00FD452A" w:rsidRPr="00F44202" w:rsidRDefault="00FD452A" w:rsidP="00FD452A">
      <w:pPr>
        <w:pStyle w:val="2"/>
        <w:jc w:val="center"/>
        <w:rPr>
          <w:rFonts w:ascii="Times New Roman" w:eastAsia="BiauKai" w:hAnsi="Times New Roman" w:cs="Times New Roman"/>
          <w:color w:val="000000" w:themeColor="text1"/>
          <w:sz w:val="24"/>
          <w:szCs w:val="24"/>
        </w:rPr>
      </w:pPr>
      <w:bookmarkStart w:id="452" w:name="_Toc129382080"/>
      <w:r w:rsidRPr="00F44202">
        <w:rPr>
          <w:rFonts w:ascii="Times New Roman" w:eastAsia="BiauKai" w:hAnsi="Times New Roman" w:cs="Times New Roman"/>
        </w:rPr>
        <w:t>第四章</w:t>
      </w:r>
      <w:r w:rsidRPr="00F44202">
        <w:rPr>
          <w:rFonts w:ascii="Times New Roman" w:eastAsia="BiauKai" w:hAnsi="Times New Roman" w:cs="Times New Roman"/>
        </w:rPr>
        <w:t xml:space="preserve"> </w:t>
      </w:r>
      <w:r w:rsidRPr="00F44202">
        <w:rPr>
          <w:rFonts w:ascii="Times New Roman" w:eastAsia="BiauKai" w:hAnsi="Times New Roman" w:cs="Times New Roman"/>
        </w:rPr>
        <w:t>結果與分析</w:t>
      </w:r>
      <w:bookmarkEnd w:id="452"/>
    </w:p>
    <w:p w14:paraId="14AF3A7F" w14:textId="77777777" w:rsidR="00FD452A" w:rsidRPr="00F44202" w:rsidRDefault="00FD452A" w:rsidP="00FD452A">
      <w:pPr>
        <w:widowControl/>
        <w:jc w:val="center"/>
        <w:rPr>
          <w:rFonts w:ascii="Times New Roman" w:eastAsia="BiauKai" w:hAnsi="Times New Roman" w:cs="Times New Roman"/>
          <w:color w:val="000000" w:themeColor="text1"/>
        </w:rPr>
      </w:pPr>
    </w:p>
    <w:p w14:paraId="455A8A91" w14:textId="43CBFFE4" w:rsidR="00062BE4" w:rsidRPr="00F44202" w:rsidRDefault="00D23A1F" w:rsidP="00832D6C">
      <w:pPr>
        <w:widowControl/>
        <w:spacing w:before="280"/>
        <w:ind w:leftChars="100" w:left="240" w:rightChars="-201" w:right="-482"/>
        <w:jc w:val="both"/>
        <w:rPr>
          <w:rStyle w:val="eop"/>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　　</w:t>
      </w:r>
      <w:r w:rsidR="00062BE4" w:rsidRPr="00F44202">
        <w:rPr>
          <w:rStyle w:val="eop"/>
          <w:rFonts w:ascii="Times New Roman" w:eastAsia="BiauKai" w:hAnsi="Times New Roman" w:cs="Times New Roman"/>
          <w:color w:val="000000" w:themeColor="text1"/>
        </w:rPr>
        <w:t>圖</w:t>
      </w:r>
      <w:r w:rsidR="00447682" w:rsidRPr="00F44202">
        <w:rPr>
          <w:rStyle w:val="eop"/>
          <w:rFonts w:ascii="Times New Roman" w:eastAsia="BiauKai" w:hAnsi="Times New Roman" w:cs="Times New Roman"/>
          <w:color w:val="000000" w:themeColor="text1"/>
        </w:rPr>
        <w:t>七</w:t>
      </w:r>
      <w:r w:rsidR="00062BE4" w:rsidRPr="00F44202">
        <w:rPr>
          <w:rStyle w:val="eop"/>
          <w:rFonts w:ascii="Times New Roman" w:eastAsia="BiauKai" w:hAnsi="Times New Roman" w:cs="Times New Roman"/>
          <w:color w:val="000000" w:themeColor="text1"/>
        </w:rPr>
        <w:t>為感測器即時收集</w:t>
      </w:r>
      <w:r w:rsidR="003E0194" w:rsidRPr="00F44202">
        <w:rPr>
          <w:rStyle w:val="eop"/>
          <w:rFonts w:ascii="Times New Roman" w:eastAsia="BiauKai" w:hAnsi="Times New Roman" w:cs="Times New Roman"/>
          <w:color w:val="000000" w:themeColor="text1"/>
        </w:rPr>
        <w:t>動作</w:t>
      </w:r>
      <w:r w:rsidR="00062BE4" w:rsidRPr="00F44202">
        <w:rPr>
          <w:rStyle w:val="eop"/>
          <w:rFonts w:ascii="Times New Roman" w:eastAsia="BiauKai" w:hAnsi="Times New Roman" w:cs="Times New Roman"/>
          <w:color w:val="000000" w:themeColor="text1"/>
        </w:rPr>
        <w:t>產生的特徵曲線圖</w:t>
      </w:r>
      <w:r w:rsidR="00062BE4" w:rsidRPr="00F44202">
        <w:rPr>
          <w:rStyle w:val="normaltextrun"/>
          <w:rFonts w:ascii="Times New Roman" w:eastAsia="BiauKai" w:hAnsi="Times New Roman" w:cs="Times New Roman"/>
          <w:color w:val="000000" w:themeColor="text1"/>
        </w:rPr>
        <w:t>，其中有</w:t>
      </w:r>
      <w:del w:id="453" w:author="XD Luh" w:date="2022-12-13T20:27:00Z">
        <w:r w:rsidR="00062BE4" w:rsidRPr="00F44202" w:rsidDel="005A0052">
          <w:rPr>
            <w:rStyle w:val="normaltextrun"/>
            <w:rFonts w:ascii="Times New Roman" w:eastAsia="BiauKai" w:hAnsi="Times New Roman" w:cs="Times New Roman"/>
            <w:color w:val="000000" w:themeColor="text1"/>
          </w:rPr>
          <w:delText>原</w:delText>
        </w:r>
      </w:del>
      <w:r w:rsidR="00062BE4" w:rsidRPr="00F44202">
        <w:rPr>
          <w:rStyle w:val="normaltextrun"/>
          <w:rFonts w:ascii="Times New Roman" w:eastAsia="BiauKai" w:hAnsi="Times New Roman" w:cs="Times New Roman"/>
          <w:color w:val="000000" w:themeColor="text1"/>
        </w:rPr>
        <w:t>感測器所產生的數據，也</w:t>
      </w:r>
      <w:del w:id="454" w:author="XD Luh" w:date="2022-12-13T20:27:00Z">
        <w:r w:rsidR="00062BE4" w:rsidRPr="00F44202" w:rsidDel="005A0052">
          <w:rPr>
            <w:rStyle w:val="normaltextrun"/>
            <w:rFonts w:ascii="Times New Roman" w:eastAsia="BiauKai" w:hAnsi="Times New Roman" w:cs="Times New Roman"/>
            <w:color w:val="000000" w:themeColor="text1"/>
          </w:rPr>
          <w:delText>有其他</w:delText>
        </w:r>
      </w:del>
      <w:r w:rsidR="00062BE4" w:rsidRPr="00F44202">
        <w:rPr>
          <w:rStyle w:val="normaltextrun"/>
          <w:rFonts w:ascii="Times New Roman" w:eastAsia="BiauKai" w:hAnsi="Times New Roman" w:cs="Times New Roman"/>
          <w:color w:val="000000" w:themeColor="text1"/>
        </w:rPr>
        <w:t>透過</w:t>
      </w:r>
      <w:r w:rsidR="00E75EE2" w:rsidRPr="00F44202">
        <w:rPr>
          <w:rStyle w:val="normaltextrun"/>
          <w:rFonts w:ascii="Times New Roman" w:eastAsia="BiauKai" w:hAnsi="Times New Roman" w:cs="Times New Roman"/>
          <w:color w:val="000000" w:themeColor="text1"/>
        </w:rPr>
        <w:t>一</w:t>
      </w:r>
      <w:r w:rsidR="00D037E3" w:rsidRPr="00F44202">
        <w:rPr>
          <w:rStyle w:val="normaltextrun"/>
          <w:rFonts w:ascii="Times New Roman" w:eastAsia="BiauKai" w:hAnsi="Times New Roman" w:cs="Times New Roman"/>
          <w:color w:val="000000" w:themeColor="text1"/>
        </w:rPr>
        <w:t>次</w:t>
      </w:r>
      <w:r w:rsidR="00A17A22" w:rsidRPr="00F44202">
        <w:rPr>
          <w:rStyle w:val="normaltextrun"/>
          <w:rFonts w:ascii="Times New Roman" w:eastAsia="BiauKai" w:hAnsi="Times New Roman" w:cs="Times New Roman"/>
          <w:color w:val="000000" w:themeColor="text1"/>
        </w:rPr>
        <w:t>微</w:t>
      </w:r>
      <w:r w:rsidR="00D037E3" w:rsidRPr="00F44202">
        <w:rPr>
          <w:rStyle w:val="normaltextrun"/>
          <w:rFonts w:ascii="Times New Roman" w:eastAsia="BiauKai" w:hAnsi="Times New Roman" w:cs="Times New Roman"/>
          <w:color w:val="000000" w:themeColor="text1"/>
        </w:rPr>
        <w:t>分</w:t>
      </w:r>
      <w:r w:rsidR="00E75EE2" w:rsidRPr="00F44202">
        <w:rPr>
          <w:rStyle w:val="normaltextrun"/>
          <w:rFonts w:ascii="Times New Roman" w:eastAsia="BiauKai" w:hAnsi="Times New Roman" w:cs="Times New Roman"/>
          <w:color w:val="000000" w:themeColor="text1"/>
        </w:rPr>
        <w:t>、二</w:t>
      </w:r>
      <w:r w:rsidR="00D037E3" w:rsidRPr="00F44202">
        <w:rPr>
          <w:rStyle w:val="normaltextrun"/>
          <w:rFonts w:ascii="Times New Roman" w:eastAsia="BiauKai" w:hAnsi="Times New Roman" w:cs="Times New Roman"/>
          <w:color w:val="000000" w:themeColor="text1"/>
        </w:rPr>
        <w:t>次</w:t>
      </w:r>
      <w:r w:rsidR="00A17A22" w:rsidRPr="00F44202">
        <w:rPr>
          <w:rStyle w:val="normaltextrun"/>
          <w:rFonts w:ascii="Times New Roman" w:eastAsia="BiauKai" w:hAnsi="Times New Roman" w:cs="Times New Roman"/>
          <w:color w:val="000000" w:themeColor="text1"/>
        </w:rPr>
        <w:t>微</w:t>
      </w:r>
      <w:r w:rsidR="00D037E3" w:rsidRPr="00F44202">
        <w:rPr>
          <w:rStyle w:val="normaltextrun"/>
          <w:rFonts w:ascii="Times New Roman" w:eastAsia="BiauKai" w:hAnsi="Times New Roman" w:cs="Times New Roman"/>
          <w:color w:val="000000" w:themeColor="text1"/>
        </w:rPr>
        <w:t>分</w:t>
      </w:r>
      <w:r w:rsidR="00E75EE2" w:rsidRPr="00F44202">
        <w:rPr>
          <w:rStyle w:val="normaltextrun"/>
          <w:rFonts w:ascii="Times New Roman" w:eastAsia="BiauKai" w:hAnsi="Times New Roman" w:cs="Times New Roman"/>
          <w:color w:val="000000" w:themeColor="text1"/>
        </w:rPr>
        <w:t>等</w:t>
      </w:r>
      <w:del w:id="455" w:author="XD Luh" w:date="2022-12-13T20:27:00Z">
        <w:r w:rsidR="00E75EE2" w:rsidRPr="00F44202" w:rsidDel="00DD6D8E">
          <w:rPr>
            <w:rStyle w:val="normaltextrun"/>
            <w:rFonts w:ascii="Times New Roman" w:eastAsia="BiauKai" w:hAnsi="Times New Roman" w:cs="Times New Roman"/>
            <w:color w:val="000000" w:themeColor="text1"/>
          </w:rPr>
          <w:delText>特徵</w:delText>
        </w:r>
      </w:del>
      <w:del w:id="456" w:author="XD Luh" w:date="2022-12-13T20:28:00Z">
        <w:r w:rsidR="00062BE4" w:rsidRPr="00F44202" w:rsidDel="006A1E46">
          <w:rPr>
            <w:rStyle w:val="normaltextrun"/>
            <w:rFonts w:ascii="Times New Roman" w:eastAsia="BiauKai" w:hAnsi="Times New Roman" w:cs="Times New Roman"/>
            <w:color w:val="000000" w:themeColor="text1"/>
          </w:rPr>
          <w:delText>運算而得出的</w:delText>
        </w:r>
      </w:del>
      <w:r w:rsidR="00062BE4" w:rsidRPr="00F44202">
        <w:rPr>
          <w:rStyle w:val="normaltextrun"/>
          <w:rFonts w:ascii="Times New Roman" w:eastAsia="BiauKai" w:hAnsi="Times New Roman" w:cs="Times New Roman"/>
          <w:color w:val="000000" w:themeColor="text1"/>
        </w:rPr>
        <w:t>新特徵值</w:t>
      </w:r>
      <w:ins w:id="457" w:author="XD Luh" w:date="2022-12-13T20:06:00Z">
        <w:r w:rsidR="001C4CB2" w:rsidRPr="00F44202">
          <w:rPr>
            <w:rStyle w:val="normaltextrun"/>
            <w:rFonts w:ascii="Times New Roman" w:eastAsia="BiauKai" w:hAnsi="Times New Roman" w:cs="Times New Roman"/>
            <w:color w:val="000000" w:themeColor="text1"/>
          </w:rPr>
          <w:t>。</w:t>
        </w:r>
      </w:ins>
      <w:del w:id="458" w:author="XD Luh" w:date="2022-12-13T20:06:00Z">
        <w:r w:rsidR="00062BE4" w:rsidRPr="00F44202" w:rsidDel="001C4CB2">
          <w:rPr>
            <w:rStyle w:val="normaltextrun"/>
            <w:rFonts w:ascii="Times New Roman" w:eastAsia="BiauKai" w:hAnsi="Times New Roman" w:cs="Times New Roman"/>
            <w:color w:val="000000" w:themeColor="text1"/>
          </w:rPr>
          <w:delText>，</w:delText>
        </w:r>
      </w:del>
      <w:ins w:id="459" w:author="XD Luh" w:date="2022-12-13T20:27:00Z">
        <w:r w:rsidR="005A0052" w:rsidRPr="00F44202">
          <w:rPr>
            <w:rStyle w:val="normaltextrun"/>
            <w:rFonts w:ascii="Times New Roman" w:eastAsia="BiauKai" w:hAnsi="Times New Roman" w:cs="Times New Roman"/>
            <w:color w:val="000000" w:themeColor="text1"/>
          </w:rPr>
          <w:t>數據中</w:t>
        </w:r>
      </w:ins>
      <w:del w:id="460" w:author="XD Luh" w:date="2022-12-13T20:27:00Z">
        <w:r w:rsidR="00062BE4" w:rsidRPr="00F44202" w:rsidDel="005A0052">
          <w:rPr>
            <w:rStyle w:val="normaltextrun"/>
            <w:rFonts w:ascii="Times New Roman" w:eastAsia="BiauKai" w:hAnsi="Times New Roman" w:cs="Times New Roman"/>
            <w:color w:val="000000" w:themeColor="text1"/>
          </w:rPr>
          <w:delText>我們可以</w:delText>
        </w:r>
      </w:del>
      <w:r w:rsidR="00062BE4" w:rsidRPr="00F44202">
        <w:rPr>
          <w:rStyle w:val="normaltextrun"/>
          <w:rFonts w:ascii="Times New Roman" w:eastAsia="BiauKai" w:hAnsi="Times New Roman" w:cs="Times New Roman"/>
          <w:color w:val="000000" w:themeColor="text1"/>
        </w:rPr>
        <w:t>觀察到曲線</w:t>
      </w:r>
      <w:del w:id="461" w:author="XD Luh" w:date="2022-12-13T20:28:00Z">
        <w:r w:rsidR="00062BE4" w:rsidRPr="00F44202" w:rsidDel="006A1E46">
          <w:rPr>
            <w:rStyle w:val="normaltextrun"/>
            <w:rFonts w:ascii="Times New Roman" w:eastAsia="BiauKai" w:hAnsi="Times New Roman" w:cs="Times New Roman"/>
            <w:color w:val="000000" w:themeColor="text1"/>
          </w:rPr>
          <w:delText>圖</w:delText>
        </w:r>
      </w:del>
      <w:r w:rsidR="00062BE4" w:rsidRPr="00F44202">
        <w:rPr>
          <w:rStyle w:val="normaltextrun"/>
          <w:rFonts w:ascii="Times New Roman" w:eastAsia="BiauKai" w:hAnsi="Times New Roman" w:cs="Times New Roman"/>
          <w:color w:val="000000" w:themeColor="text1"/>
        </w:rPr>
        <w:t>有兩種明顯</w:t>
      </w:r>
      <w:del w:id="462" w:author="XD Luh" w:date="2022-12-13T20:28:00Z">
        <w:r w:rsidR="00062BE4" w:rsidRPr="00F44202" w:rsidDel="006A1E46">
          <w:rPr>
            <w:rStyle w:val="normaltextrun"/>
            <w:rFonts w:ascii="Times New Roman" w:eastAsia="BiauKai" w:hAnsi="Times New Roman" w:cs="Times New Roman"/>
            <w:color w:val="000000" w:themeColor="text1"/>
          </w:rPr>
          <w:delText>不同</w:delText>
        </w:r>
      </w:del>
      <w:r w:rsidR="00062BE4" w:rsidRPr="00F44202">
        <w:rPr>
          <w:rStyle w:val="normaltextrun"/>
          <w:rFonts w:ascii="Times New Roman" w:eastAsia="BiauKai" w:hAnsi="Times New Roman" w:cs="Times New Roman"/>
          <w:color w:val="000000" w:themeColor="text1"/>
        </w:rPr>
        <w:t>的區分。</w:t>
      </w:r>
      <w:del w:id="463" w:author="XD Luh" w:date="2022-12-13T20:28:00Z">
        <w:r w:rsidR="002B559E" w:rsidRPr="00F44202" w:rsidDel="009B049C">
          <w:rPr>
            <w:rStyle w:val="normaltextrun"/>
            <w:rFonts w:ascii="Times New Roman" w:eastAsia="BiauKai" w:hAnsi="Times New Roman" w:cs="Times New Roman"/>
            <w:color w:val="000000" w:themeColor="text1"/>
          </w:rPr>
          <w:delText>在</w:delText>
        </w:r>
      </w:del>
      <w:r w:rsidR="0026590B" w:rsidRPr="00F44202">
        <w:rPr>
          <w:rStyle w:val="normaltextrun"/>
          <w:rFonts w:ascii="Times New Roman" w:eastAsia="BiauKai" w:hAnsi="Times New Roman" w:cs="Times New Roman"/>
          <w:color w:val="000000" w:themeColor="text1"/>
        </w:rPr>
        <w:t>走路</w:t>
      </w:r>
      <w:del w:id="464" w:author="XD Luh" w:date="2022-12-13T20:29:00Z">
        <w:r w:rsidR="007213DB" w:rsidRPr="00F44202" w:rsidDel="009B049C">
          <w:rPr>
            <w:rStyle w:val="normaltextrun"/>
            <w:rFonts w:ascii="Times New Roman" w:eastAsia="BiauKai" w:hAnsi="Times New Roman" w:cs="Times New Roman"/>
            <w:color w:val="000000" w:themeColor="text1"/>
          </w:rPr>
          <w:delText>的動</w:delText>
        </w:r>
      </w:del>
      <w:del w:id="465" w:author="XD Luh" w:date="2022-12-13T20:28:00Z">
        <w:r w:rsidR="007213DB" w:rsidRPr="00F44202" w:rsidDel="009B049C">
          <w:rPr>
            <w:rStyle w:val="normaltextrun"/>
            <w:rFonts w:ascii="Times New Roman" w:eastAsia="BiauKai" w:hAnsi="Times New Roman" w:cs="Times New Roman"/>
            <w:color w:val="000000" w:themeColor="text1"/>
          </w:rPr>
          <w:delText>作</w:delText>
        </w:r>
      </w:del>
      <w:r w:rsidR="0026590B" w:rsidRPr="00F44202">
        <w:rPr>
          <w:rStyle w:val="normaltextrun"/>
          <w:rFonts w:ascii="Times New Roman" w:eastAsia="BiauKai" w:hAnsi="Times New Roman" w:cs="Times New Roman"/>
          <w:color w:val="000000" w:themeColor="text1"/>
        </w:rPr>
        <w:t>時，</w:t>
      </w:r>
      <w:del w:id="466" w:author="XD Luh" w:date="2022-12-13T20:29:00Z">
        <w:r w:rsidR="0026590B" w:rsidRPr="00F44202" w:rsidDel="009B049C">
          <w:rPr>
            <w:rStyle w:val="normaltextrun"/>
            <w:rFonts w:ascii="Times New Roman" w:eastAsia="BiauKai" w:hAnsi="Times New Roman" w:cs="Times New Roman"/>
            <w:color w:val="000000" w:themeColor="text1"/>
          </w:rPr>
          <w:delText>因為</w:delText>
        </w:r>
      </w:del>
      <w:r w:rsidR="0026590B" w:rsidRPr="00F44202">
        <w:rPr>
          <w:rStyle w:val="normaltextrun"/>
          <w:rFonts w:ascii="Times New Roman" w:eastAsia="BiauKai" w:hAnsi="Times New Roman" w:cs="Times New Roman"/>
          <w:color w:val="000000" w:themeColor="text1"/>
        </w:rPr>
        <w:t>手</w:t>
      </w:r>
      <w:r w:rsidR="00FC43C4" w:rsidRPr="00F44202">
        <w:rPr>
          <w:rStyle w:val="normaltextrun"/>
          <w:rFonts w:ascii="Times New Roman" w:eastAsia="BiauKai" w:hAnsi="Times New Roman" w:cs="Times New Roman"/>
          <w:color w:val="000000" w:themeColor="text1"/>
        </w:rPr>
        <w:t>和</w:t>
      </w:r>
      <w:r w:rsidR="0026590B" w:rsidRPr="00F44202">
        <w:rPr>
          <w:rStyle w:val="normaltextrun"/>
          <w:rFonts w:ascii="Times New Roman" w:eastAsia="BiauKai" w:hAnsi="Times New Roman" w:cs="Times New Roman"/>
          <w:color w:val="000000" w:themeColor="text1"/>
        </w:rPr>
        <w:t>腳會有固定頻率的擺動，</w:t>
      </w:r>
      <w:del w:id="467" w:author="XD Luh" w:date="2022-12-13T20:29:00Z">
        <w:r w:rsidR="0026590B" w:rsidRPr="00F44202" w:rsidDel="00871469">
          <w:rPr>
            <w:rStyle w:val="normaltextrun"/>
            <w:rFonts w:ascii="Times New Roman" w:eastAsia="BiauKai" w:hAnsi="Times New Roman" w:cs="Times New Roman"/>
            <w:color w:val="000000" w:themeColor="text1"/>
          </w:rPr>
          <w:delText>所以</w:delText>
        </w:r>
      </w:del>
      <w:r w:rsidR="00FC43C4" w:rsidRPr="00F44202">
        <w:rPr>
          <w:rStyle w:val="normaltextrun"/>
          <w:rFonts w:ascii="Times New Roman" w:eastAsia="BiauKai" w:hAnsi="Times New Roman" w:cs="Times New Roman"/>
          <w:color w:val="000000" w:themeColor="text1"/>
        </w:rPr>
        <w:t>感測器</w:t>
      </w:r>
      <w:r w:rsidR="00062BE4" w:rsidRPr="00F44202">
        <w:rPr>
          <w:rStyle w:val="normaltextrun"/>
          <w:rFonts w:ascii="Times New Roman" w:eastAsia="BiauKai" w:hAnsi="Times New Roman" w:cs="Times New Roman"/>
          <w:color w:val="000000" w:themeColor="text1"/>
        </w:rPr>
        <w:t>的</w:t>
      </w:r>
      <w:r w:rsidR="003F5687" w:rsidRPr="00F44202">
        <w:rPr>
          <w:rStyle w:val="normaltextrun"/>
          <w:rFonts w:ascii="Times New Roman" w:eastAsia="BiauKai" w:hAnsi="Times New Roman" w:cs="Times New Roman"/>
          <w:color w:val="000000" w:themeColor="text1"/>
        </w:rPr>
        <w:t>數據</w:t>
      </w:r>
      <w:del w:id="468" w:author="XD Luh" w:date="2022-12-13T20:32:00Z">
        <w:r w:rsidR="00062BE4" w:rsidRPr="00F44202" w:rsidDel="00FF7C78">
          <w:rPr>
            <w:rStyle w:val="normaltextrun"/>
            <w:rFonts w:ascii="Times New Roman" w:eastAsia="BiauKai" w:hAnsi="Times New Roman" w:cs="Times New Roman"/>
            <w:color w:val="000000" w:themeColor="text1"/>
          </w:rPr>
          <w:delText>曲線</w:delText>
        </w:r>
      </w:del>
      <w:r w:rsidR="002B559E" w:rsidRPr="00F44202">
        <w:rPr>
          <w:rStyle w:val="normaltextrun"/>
          <w:rFonts w:ascii="Times New Roman" w:eastAsia="BiauKai" w:hAnsi="Times New Roman" w:cs="Times New Roman"/>
          <w:color w:val="000000" w:themeColor="text1"/>
        </w:rPr>
        <w:t>不論是手</w:t>
      </w:r>
      <w:r w:rsidR="00D037E3" w:rsidRPr="00F44202">
        <w:rPr>
          <w:rStyle w:val="normaltextrun"/>
          <w:rFonts w:ascii="Times New Roman" w:eastAsia="BiauKai" w:hAnsi="Times New Roman" w:cs="Times New Roman"/>
          <w:color w:val="000000" w:themeColor="text1"/>
        </w:rPr>
        <w:t>還是</w:t>
      </w:r>
      <w:r w:rsidR="002B559E" w:rsidRPr="00F44202">
        <w:rPr>
          <w:rStyle w:val="normaltextrun"/>
          <w:rFonts w:ascii="Times New Roman" w:eastAsia="BiauKai" w:hAnsi="Times New Roman" w:cs="Times New Roman"/>
          <w:color w:val="000000" w:themeColor="text1"/>
        </w:rPr>
        <w:t>腳</w:t>
      </w:r>
      <w:del w:id="469" w:author="XD Luh" w:date="2022-12-13T20:29:00Z">
        <w:r w:rsidR="002B559E" w:rsidRPr="00F44202" w:rsidDel="00871469">
          <w:rPr>
            <w:rStyle w:val="normaltextrun"/>
            <w:rFonts w:ascii="Times New Roman" w:eastAsia="BiauKai" w:hAnsi="Times New Roman" w:cs="Times New Roman"/>
            <w:color w:val="000000" w:themeColor="text1"/>
          </w:rPr>
          <w:delText>的</w:delText>
        </w:r>
        <w:r w:rsidR="00294C55" w:rsidRPr="00F44202" w:rsidDel="00871469">
          <w:rPr>
            <w:rStyle w:val="normaltextrun"/>
            <w:rFonts w:ascii="Times New Roman" w:eastAsia="BiauKai" w:hAnsi="Times New Roman" w:cs="Times New Roman"/>
            <w:color w:val="000000" w:themeColor="text1"/>
          </w:rPr>
          <w:delText>數據顯示</w:delText>
        </w:r>
      </w:del>
      <w:r w:rsidR="00294C55" w:rsidRPr="00F44202">
        <w:rPr>
          <w:rStyle w:val="normaltextrun"/>
          <w:rFonts w:ascii="Times New Roman" w:eastAsia="BiauKai" w:hAnsi="Times New Roman" w:cs="Times New Roman"/>
          <w:color w:val="000000" w:themeColor="text1"/>
        </w:rPr>
        <w:t>都會</w:t>
      </w:r>
      <w:r w:rsidR="003F5687" w:rsidRPr="00F44202">
        <w:rPr>
          <w:rStyle w:val="normaltextrun"/>
          <w:rFonts w:ascii="Times New Roman" w:eastAsia="BiauKai" w:hAnsi="Times New Roman" w:cs="Times New Roman"/>
          <w:color w:val="000000" w:themeColor="text1"/>
        </w:rPr>
        <w:t>有較大的</w:t>
      </w:r>
      <w:r w:rsidR="00062BE4" w:rsidRPr="00F44202">
        <w:rPr>
          <w:rStyle w:val="normaltextrun"/>
          <w:rFonts w:ascii="Times New Roman" w:eastAsia="BiauKai" w:hAnsi="Times New Roman" w:cs="Times New Roman"/>
          <w:color w:val="000000" w:themeColor="text1"/>
        </w:rPr>
        <w:t>波動</w:t>
      </w:r>
      <w:r w:rsidR="00294C55" w:rsidRPr="00F44202">
        <w:rPr>
          <w:rStyle w:val="normaltextrun"/>
          <w:rFonts w:ascii="Times New Roman" w:eastAsia="BiauKai" w:hAnsi="Times New Roman" w:cs="Times New Roman"/>
          <w:color w:val="000000" w:themeColor="text1"/>
        </w:rPr>
        <w:t>;</w:t>
      </w:r>
      <w:del w:id="470" w:author="XD Luh" w:date="2022-12-13T20:30:00Z">
        <w:r w:rsidR="00062BE4" w:rsidRPr="00F44202" w:rsidDel="00871469">
          <w:rPr>
            <w:rStyle w:val="normaltextrun"/>
            <w:rFonts w:ascii="Times New Roman" w:eastAsia="BiauKai" w:hAnsi="Times New Roman" w:cs="Times New Roman"/>
            <w:color w:val="000000" w:themeColor="text1"/>
          </w:rPr>
          <w:delText>而</w:delText>
        </w:r>
      </w:del>
      <w:r w:rsidR="00062BE4" w:rsidRPr="00F44202">
        <w:rPr>
          <w:rStyle w:val="normaltextrun"/>
          <w:rFonts w:ascii="Times New Roman" w:eastAsia="BiauKai" w:hAnsi="Times New Roman" w:cs="Times New Roman"/>
          <w:color w:val="000000" w:themeColor="text1"/>
        </w:rPr>
        <w:t>拿起</w:t>
      </w:r>
      <w:r w:rsidR="00062BE4" w:rsidRPr="00F44202">
        <w:rPr>
          <w:rStyle w:val="normaltextrun"/>
          <w:rFonts w:ascii="Times New Roman" w:eastAsia="BiauKai" w:hAnsi="Times New Roman" w:cs="Times New Roman"/>
          <w:color w:val="000000" w:themeColor="text1"/>
        </w:rPr>
        <w:t>/</w:t>
      </w:r>
      <w:r w:rsidR="00062BE4" w:rsidRPr="00F44202">
        <w:rPr>
          <w:rStyle w:val="normaltextrun"/>
          <w:rFonts w:ascii="Times New Roman" w:eastAsia="BiauKai" w:hAnsi="Times New Roman" w:cs="Times New Roman"/>
          <w:color w:val="000000" w:themeColor="text1"/>
        </w:rPr>
        <w:t>放置</w:t>
      </w:r>
      <w:del w:id="471" w:author="XD Luh" w:date="2022-12-13T20:30:00Z">
        <w:r w:rsidR="007213DB" w:rsidRPr="00F44202" w:rsidDel="00871469">
          <w:rPr>
            <w:rStyle w:val="normaltextrun"/>
            <w:rFonts w:ascii="Times New Roman" w:eastAsia="BiauKai" w:hAnsi="Times New Roman" w:cs="Times New Roman"/>
            <w:color w:val="000000" w:themeColor="text1"/>
          </w:rPr>
          <w:delText>的動作</w:delText>
        </w:r>
      </w:del>
      <w:r w:rsidR="00062BE4" w:rsidRPr="00F44202">
        <w:rPr>
          <w:rStyle w:val="normaltextrun"/>
          <w:rFonts w:ascii="Times New Roman" w:eastAsia="BiauKai" w:hAnsi="Times New Roman" w:cs="Times New Roman"/>
          <w:color w:val="000000" w:themeColor="text1"/>
        </w:rPr>
        <w:t>時</w:t>
      </w:r>
      <w:r w:rsidR="00544DDC" w:rsidRPr="00F44202">
        <w:rPr>
          <w:rStyle w:val="normaltextrun"/>
          <w:rFonts w:ascii="Times New Roman" w:eastAsia="BiauKai" w:hAnsi="Times New Roman" w:cs="Times New Roman"/>
          <w:color w:val="000000" w:themeColor="text1"/>
        </w:rPr>
        <w:t>，</w:t>
      </w:r>
      <w:del w:id="472" w:author="XD Luh" w:date="2022-12-13T20:30:00Z">
        <w:r w:rsidR="00544DDC" w:rsidRPr="00F44202" w:rsidDel="00871469">
          <w:rPr>
            <w:rStyle w:val="normaltextrun"/>
            <w:rFonts w:ascii="Times New Roman" w:eastAsia="BiauKai" w:hAnsi="Times New Roman" w:cs="Times New Roman"/>
            <w:color w:val="000000" w:themeColor="text1"/>
          </w:rPr>
          <w:delText>因為</w:delText>
        </w:r>
      </w:del>
      <w:ins w:id="473" w:author="XD Luh" w:date="2022-12-13T20:31:00Z">
        <w:r w:rsidR="00BF4C4D" w:rsidRPr="00F44202">
          <w:rPr>
            <w:rStyle w:val="normaltextrun"/>
            <w:rFonts w:ascii="Times New Roman" w:eastAsia="BiauKai" w:hAnsi="Times New Roman" w:cs="Times New Roman"/>
            <w:color w:val="000000" w:themeColor="text1"/>
          </w:rPr>
          <w:t>因為</w:t>
        </w:r>
      </w:ins>
      <w:del w:id="474" w:author="XD Luh" w:date="2022-12-13T20:31:00Z">
        <w:r w:rsidR="00544DDC" w:rsidRPr="00F44202" w:rsidDel="00BF4C4D">
          <w:rPr>
            <w:rStyle w:val="normaltextrun"/>
            <w:rFonts w:ascii="Times New Roman" w:eastAsia="BiauKai" w:hAnsi="Times New Roman" w:cs="Times New Roman"/>
            <w:color w:val="000000" w:themeColor="text1"/>
          </w:rPr>
          <w:delText>通常</w:delText>
        </w:r>
      </w:del>
      <w:r w:rsidR="00544DDC" w:rsidRPr="00F44202">
        <w:rPr>
          <w:rStyle w:val="normaltextrun"/>
          <w:rFonts w:ascii="Times New Roman" w:eastAsia="BiauKai" w:hAnsi="Times New Roman" w:cs="Times New Roman"/>
          <w:color w:val="000000" w:themeColor="text1"/>
        </w:rPr>
        <w:t>是</w:t>
      </w:r>
      <w:r w:rsidR="000C151A" w:rsidRPr="00F44202">
        <w:rPr>
          <w:rStyle w:val="normaltextrun"/>
          <w:rFonts w:ascii="Times New Roman" w:eastAsia="BiauKai" w:hAnsi="Times New Roman" w:cs="Times New Roman"/>
          <w:color w:val="000000" w:themeColor="text1"/>
        </w:rPr>
        <w:t>停下來才</w:t>
      </w:r>
      <w:ins w:id="475" w:author="XD Luh" w:date="2022-12-13T20:30:00Z">
        <w:r w:rsidR="00871469" w:rsidRPr="00F44202">
          <w:rPr>
            <w:rStyle w:val="normaltextrun"/>
            <w:rFonts w:ascii="Times New Roman" w:eastAsia="BiauKai" w:hAnsi="Times New Roman" w:cs="Times New Roman"/>
            <w:color w:val="000000" w:themeColor="text1"/>
          </w:rPr>
          <w:t>執行動作</w:t>
        </w:r>
      </w:ins>
      <w:del w:id="476" w:author="XD Luh" w:date="2022-12-13T20:30:00Z">
        <w:r w:rsidR="000C151A" w:rsidRPr="00F44202" w:rsidDel="00871469">
          <w:rPr>
            <w:rStyle w:val="normaltextrun"/>
            <w:rFonts w:ascii="Times New Roman" w:eastAsia="BiauKai" w:hAnsi="Times New Roman" w:cs="Times New Roman"/>
            <w:color w:val="000000" w:themeColor="text1"/>
          </w:rPr>
          <w:delText>放置東西</w:delText>
        </w:r>
      </w:del>
      <w:r w:rsidR="000C151A" w:rsidRPr="00F44202">
        <w:rPr>
          <w:rStyle w:val="normaltextrun"/>
          <w:rFonts w:ascii="Times New Roman" w:eastAsia="BiauKai" w:hAnsi="Times New Roman" w:cs="Times New Roman"/>
          <w:color w:val="000000" w:themeColor="text1"/>
        </w:rPr>
        <w:t>，</w:t>
      </w:r>
      <w:ins w:id="477" w:author="XD Luh" w:date="2022-12-13T20:31:00Z">
        <w:r w:rsidR="00BF4C4D" w:rsidRPr="00F44202">
          <w:rPr>
            <w:rStyle w:val="normaltextrun"/>
            <w:rFonts w:ascii="Times New Roman" w:eastAsia="BiauKai" w:hAnsi="Times New Roman" w:cs="Times New Roman"/>
            <w:color w:val="000000" w:themeColor="text1"/>
          </w:rPr>
          <w:t>所以</w:t>
        </w:r>
      </w:ins>
      <w:del w:id="478" w:author="XD Luh" w:date="2022-12-13T20:30:00Z">
        <w:r w:rsidR="00A4399F" w:rsidRPr="00F44202" w:rsidDel="00871469">
          <w:rPr>
            <w:rStyle w:val="normaltextrun"/>
            <w:rFonts w:ascii="Times New Roman" w:eastAsia="BiauKai" w:hAnsi="Times New Roman" w:cs="Times New Roman"/>
            <w:color w:val="000000" w:themeColor="text1"/>
          </w:rPr>
          <w:delText>所以</w:delText>
        </w:r>
      </w:del>
      <w:r w:rsidR="00A4399F" w:rsidRPr="00F44202">
        <w:rPr>
          <w:rStyle w:val="normaltextrun"/>
          <w:rFonts w:ascii="Times New Roman" w:eastAsia="BiauKai" w:hAnsi="Times New Roman" w:cs="Times New Roman"/>
          <w:color w:val="000000" w:themeColor="text1"/>
        </w:rPr>
        <w:t>數據</w:t>
      </w:r>
      <w:del w:id="479" w:author="XD Luh" w:date="2022-12-13T20:32:00Z">
        <w:r w:rsidR="00A4399F" w:rsidRPr="00F44202" w:rsidDel="00FF7C78">
          <w:rPr>
            <w:rStyle w:val="normaltextrun"/>
            <w:rFonts w:ascii="Times New Roman" w:eastAsia="BiauKai" w:hAnsi="Times New Roman" w:cs="Times New Roman"/>
            <w:color w:val="000000" w:themeColor="text1"/>
          </w:rPr>
          <w:delText>曲線</w:delText>
        </w:r>
      </w:del>
      <w:r w:rsidR="00A4399F" w:rsidRPr="00F44202">
        <w:rPr>
          <w:rStyle w:val="normaltextrun"/>
          <w:rFonts w:ascii="Times New Roman" w:eastAsia="BiauKai" w:hAnsi="Times New Roman" w:cs="Times New Roman"/>
          <w:color w:val="000000" w:themeColor="text1"/>
        </w:rPr>
        <w:t>在腳</w:t>
      </w:r>
      <w:del w:id="480" w:author="XD Luh" w:date="2022-12-13T20:34:00Z">
        <w:r w:rsidR="00A4399F" w:rsidRPr="00F44202" w:rsidDel="006659CB">
          <w:rPr>
            <w:rStyle w:val="normaltextrun"/>
            <w:rFonts w:ascii="Times New Roman" w:eastAsia="BiauKai" w:hAnsi="Times New Roman" w:cs="Times New Roman"/>
            <w:color w:val="000000" w:themeColor="text1"/>
          </w:rPr>
          <w:delText>部</w:delText>
        </w:r>
      </w:del>
      <w:r w:rsidR="00A4399F" w:rsidRPr="00F44202">
        <w:rPr>
          <w:rStyle w:val="normaltextrun"/>
          <w:rFonts w:ascii="Times New Roman" w:eastAsia="BiauKai" w:hAnsi="Times New Roman" w:cs="Times New Roman"/>
          <w:color w:val="000000" w:themeColor="text1"/>
        </w:rPr>
        <w:t>的感測器</w:t>
      </w:r>
      <w:r w:rsidR="00F70D01" w:rsidRPr="00F44202">
        <w:rPr>
          <w:rStyle w:val="normaltextrun"/>
          <w:rFonts w:ascii="Times New Roman" w:eastAsia="BiauKai" w:hAnsi="Times New Roman" w:cs="Times New Roman"/>
          <w:color w:val="000000" w:themeColor="text1"/>
        </w:rPr>
        <w:t>上，</w:t>
      </w:r>
      <w:del w:id="481" w:author="XD Luh" w:date="2022-12-13T20:31:00Z">
        <w:r w:rsidR="00F70D01" w:rsidRPr="00F44202" w:rsidDel="00BF4C4D">
          <w:rPr>
            <w:rStyle w:val="normaltextrun"/>
            <w:rFonts w:ascii="Times New Roman" w:eastAsia="BiauKai" w:hAnsi="Times New Roman" w:cs="Times New Roman"/>
            <w:color w:val="000000" w:themeColor="text1"/>
          </w:rPr>
          <w:delText>明顯</w:delText>
        </w:r>
      </w:del>
      <w:r w:rsidR="00062BE4" w:rsidRPr="00F44202">
        <w:rPr>
          <w:rStyle w:val="normaltextrun"/>
          <w:rFonts w:ascii="Times New Roman" w:eastAsia="BiauKai" w:hAnsi="Times New Roman" w:cs="Times New Roman"/>
          <w:color w:val="000000" w:themeColor="text1"/>
        </w:rPr>
        <w:t>波動</w:t>
      </w:r>
      <w:r w:rsidR="00F70D01" w:rsidRPr="00F44202">
        <w:rPr>
          <w:rStyle w:val="normaltextrun"/>
          <w:rFonts w:ascii="Times New Roman" w:eastAsia="BiauKai" w:hAnsi="Times New Roman" w:cs="Times New Roman"/>
          <w:color w:val="000000" w:themeColor="text1"/>
        </w:rPr>
        <w:t>變</w:t>
      </w:r>
      <w:r w:rsidR="00062BE4" w:rsidRPr="00F44202">
        <w:rPr>
          <w:rStyle w:val="normaltextrun"/>
          <w:rFonts w:ascii="Times New Roman" w:eastAsia="BiauKai" w:hAnsi="Times New Roman" w:cs="Times New Roman"/>
          <w:color w:val="000000" w:themeColor="text1"/>
        </w:rPr>
        <w:t>小</w:t>
      </w:r>
      <w:r w:rsidR="00956381" w:rsidRPr="00F44202">
        <w:rPr>
          <w:rStyle w:val="normaltextrun"/>
          <w:rFonts w:ascii="Times New Roman" w:eastAsia="BiauKai" w:hAnsi="Times New Roman" w:cs="Times New Roman"/>
          <w:color w:val="000000" w:themeColor="text1"/>
        </w:rPr>
        <w:t>甚至</w:t>
      </w:r>
      <w:del w:id="482" w:author="XD Luh" w:date="2022-12-13T20:32:00Z">
        <w:r w:rsidR="00956381" w:rsidRPr="00F44202" w:rsidDel="00457154">
          <w:rPr>
            <w:rStyle w:val="normaltextrun"/>
            <w:rFonts w:ascii="Times New Roman" w:eastAsia="BiauKai" w:hAnsi="Times New Roman" w:cs="Times New Roman"/>
            <w:color w:val="000000" w:themeColor="text1"/>
          </w:rPr>
          <w:delText>變</w:delText>
        </w:r>
      </w:del>
      <w:r w:rsidR="00956381" w:rsidRPr="00F44202">
        <w:rPr>
          <w:rStyle w:val="normaltextrun"/>
          <w:rFonts w:ascii="Times New Roman" w:eastAsia="BiauKai" w:hAnsi="Times New Roman" w:cs="Times New Roman"/>
          <w:color w:val="000000" w:themeColor="text1"/>
        </w:rPr>
        <w:t>為</w:t>
      </w:r>
      <w:r w:rsidR="00956381" w:rsidRPr="00F44202">
        <w:rPr>
          <w:rStyle w:val="normaltextrun"/>
          <w:rFonts w:ascii="Times New Roman" w:eastAsia="BiauKai" w:hAnsi="Times New Roman" w:cs="Times New Roman"/>
          <w:color w:val="000000" w:themeColor="text1"/>
        </w:rPr>
        <w:t>0</w:t>
      </w:r>
      <w:r w:rsidR="00956381" w:rsidRPr="00F44202">
        <w:rPr>
          <w:rStyle w:val="normaltextrun"/>
          <w:rFonts w:ascii="Times New Roman" w:eastAsia="BiauKai" w:hAnsi="Times New Roman" w:cs="Times New Roman"/>
          <w:color w:val="000000" w:themeColor="text1"/>
        </w:rPr>
        <w:t>。</w:t>
      </w:r>
      <w:del w:id="483" w:author="XD Luh" w:date="2022-12-13T20:33:00Z">
        <w:r w:rsidR="00062BE4" w:rsidRPr="00F44202" w:rsidDel="00310162">
          <w:rPr>
            <w:rStyle w:val="normaltextrun"/>
            <w:rFonts w:ascii="Times New Roman" w:eastAsia="BiauKai" w:hAnsi="Times New Roman" w:cs="Times New Roman"/>
            <w:color w:val="000000" w:themeColor="text1"/>
          </w:rPr>
          <w:delText>我們將</w:delText>
        </w:r>
      </w:del>
      <w:r w:rsidR="00062BE4" w:rsidRPr="00F44202">
        <w:rPr>
          <w:rStyle w:val="normaltextrun"/>
          <w:rFonts w:ascii="Times New Roman" w:eastAsia="BiauKai" w:hAnsi="Times New Roman" w:cs="Times New Roman"/>
          <w:color w:val="000000" w:themeColor="text1"/>
        </w:rPr>
        <w:t>其</w:t>
      </w:r>
      <w:r w:rsidR="007213DB" w:rsidRPr="00F44202">
        <w:rPr>
          <w:rStyle w:val="normaltextrun"/>
          <w:rFonts w:ascii="Times New Roman" w:eastAsia="BiauKai" w:hAnsi="Times New Roman" w:cs="Times New Roman"/>
          <w:color w:val="000000" w:themeColor="text1"/>
        </w:rPr>
        <w:t>觀察</w:t>
      </w:r>
      <w:r w:rsidR="00062BE4" w:rsidRPr="00F44202">
        <w:rPr>
          <w:rStyle w:val="normaltextrun"/>
          <w:rFonts w:ascii="Times New Roman" w:eastAsia="BiauKai" w:hAnsi="Times New Roman" w:cs="Times New Roman"/>
          <w:color w:val="000000" w:themeColor="text1"/>
        </w:rPr>
        <w:t>記錄</w:t>
      </w:r>
      <w:ins w:id="484" w:author="XD Luh" w:date="2022-12-13T20:35:00Z">
        <w:r w:rsidR="00690D69" w:rsidRPr="00F44202">
          <w:rPr>
            <w:rStyle w:val="normaltextrun"/>
            <w:rFonts w:ascii="Times New Roman" w:eastAsia="BiauKai" w:hAnsi="Times New Roman" w:cs="Times New Roman"/>
            <w:color w:val="000000" w:themeColor="text1"/>
          </w:rPr>
          <w:t>和</w:t>
        </w:r>
      </w:ins>
      <w:del w:id="485" w:author="XD Luh" w:date="2022-12-13T20:34:00Z">
        <w:r w:rsidR="00062BE4" w:rsidRPr="00F44202" w:rsidDel="00690D69">
          <w:rPr>
            <w:rStyle w:val="normaltextrun"/>
            <w:rFonts w:ascii="Times New Roman" w:eastAsia="BiauKai" w:hAnsi="Times New Roman" w:cs="Times New Roman"/>
            <w:color w:val="000000" w:themeColor="text1"/>
          </w:rPr>
          <w:delText>且</w:delText>
        </w:r>
      </w:del>
      <w:r w:rsidR="00062BE4" w:rsidRPr="00F44202">
        <w:rPr>
          <w:rStyle w:val="normaltextrun"/>
          <w:rFonts w:ascii="Times New Roman" w:eastAsia="BiauKai" w:hAnsi="Times New Roman" w:cs="Times New Roman"/>
          <w:color w:val="000000" w:themeColor="text1"/>
        </w:rPr>
        <w:t>標籤動作</w:t>
      </w:r>
      <w:ins w:id="486" w:author="XD Luh" w:date="2022-12-13T20:34:00Z">
        <w:r w:rsidR="00690D69" w:rsidRPr="00F44202">
          <w:rPr>
            <w:rStyle w:val="normaltextrun"/>
            <w:rFonts w:ascii="Times New Roman" w:eastAsia="BiauKai" w:hAnsi="Times New Roman" w:cs="Times New Roman"/>
            <w:color w:val="000000" w:themeColor="text1"/>
          </w:rPr>
          <w:t>為</w:t>
        </w:r>
      </w:ins>
      <w:del w:id="487" w:author="XD Luh" w:date="2022-12-13T20:34:00Z">
        <w:r w:rsidR="00062BE4" w:rsidRPr="00F44202" w:rsidDel="00690D69">
          <w:rPr>
            <w:rStyle w:val="normaltextrun"/>
            <w:rFonts w:ascii="Times New Roman" w:eastAsia="BiauKai" w:hAnsi="Times New Roman" w:cs="Times New Roman"/>
            <w:color w:val="000000" w:themeColor="text1"/>
          </w:rPr>
          <w:delText>當作</w:delText>
        </w:r>
      </w:del>
      <w:r w:rsidR="00062BE4" w:rsidRPr="00F44202">
        <w:rPr>
          <w:rStyle w:val="normaltextrun"/>
          <w:rFonts w:ascii="Times New Roman" w:eastAsia="BiauKai" w:hAnsi="Times New Roman" w:cs="Times New Roman"/>
          <w:color w:val="000000" w:themeColor="text1"/>
        </w:rPr>
        <w:t>訓練數據集</w:t>
      </w:r>
      <w:ins w:id="488" w:author="XD Luh" w:date="2022-12-13T20:36:00Z">
        <w:r w:rsidR="003918F7" w:rsidRPr="00F44202">
          <w:rPr>
            <w:rStyle w:val="normaltextrun"/>
            <w:rFonts w:ascii="Times New Roman" w:eastAsia="BiauKai" w:hAnsi="Times New Roman" w:cs="Times New Roman"/>
            <w:color w:val="000000" w:themeColor="text1"/>
          </w:rPr>
          <w:t>並</w:t>
        </w:r>
      </w:ins>
      <w:del w:id="489" w:author="XD Luh" w:date="2022-12-13T20:36:00Z">
        <w:r w:rsidR="004B39D6" w:rsidRPr="00F44202" w:rsidDel="003918F7">
          <w:rPr>
            <w:rStyle w:val="normaltextrun"/>
            <w:rFonts w:ascii="Times New Roman" w:eastAsia="BiauKai" w:hAnsi="Times New Roman" w:cs="Times New Roman"/>
            <w:color w:val="000000" w:themeColor="text1"/>
          </w:rPr>
          <w:delText>，</w:delText>
        </w:r>
      </w:del>
      <w:ins w:id="490" w:author="XD Luh" w:date="2022-12-13T20:36:00Z">
        <w:r w:rsidR="003918F7" w:rsidRPr="00F44202">
          <w:rPr>
            <w:rStyle w:val="normaltextrun"/>
            <w:rFonts w:ascii="Times New Roman" w:eastAsia="BiauKai" w:hAnsi="Times New Roman" w:cs="Times New Roman"/>
            <w:color w:val="000000" w:themeColor="text1"/>
          </w:rPr>
          <w:t>加入傅立葉時域轉頻域的特徵變化，</w:t>
        </w:r>
      </w:ins>
      <w:r w:rsidR="004B39D6" w:rsidRPr="00F44202">
        <w:rPr>
          <w:rStyle w:val="normaltextrun"/>
          <w:rFonts w:ascii="Times New Roman" w:eastAsia="BiauKai" w:hAnsi="Times New Roman" w:cs="Times New Roman"/>
          <w:color w:val="000000" w:themeColor="text1"/>
        </w:rPr>
        <w:t>再</w:t>
      </w:r>
      <w:r w:rsidR="008D6087" w:rsidRPr="00F44202">
        <w:rPr>
          <w:rStyle w:val="normaltextrun"/>
          <w:rFonts w:ascii="Times New Roman" w:eastAsia="BiauKai" w:hAnsi="Times New Roman" w:cs="Times New Roman"/>
          <w:color w:val="000000" w:themeColor="text1"/>
        </w:rPr>
        <w:t>放</w:t>
      </w:r>
      <w:ins w:id="491" w:author="XD Luh" w:date="2022-12-13T20:37:00Z">
        <w:r w:rsidR="00481CB7" w:rsidRPr="00F44202">
          <w:rPr>
            <w:rStyle w:val="normaltextrun"/>
            <w:rFonts w:ascii="Times New Roman" w:eastAsia="BiauKai" w:hAnsi="Times New Roman" w:cs="Times New Roman"/>
            <w:color w:val="000000" w:themeColor="text1"/>
          </w:rPr>
          <w:t>於</w:t>
        </w:r>
      </w:ins>
      <w:del w:id="492" w:author="XD Luh" w:date="2022-12-13T20:37:00Z">
        <w:r w:rsidR="008D6087" w:rsidRPr="00F44202" w:rsidDel="00481CB7">
          <w:rPr>
            <w:rStyle w:val="normaltextrun"/>
            <w:rFonts w:ascii="Times New Roman" w:eastAsia="BiauKai" w:hAnsi="Times New Roman" w:cs="Times New Roman"/>
            <w:color w:val="000000" w:themeColor="text1"/>
          </w:rPr>
          <w:delText>入</w:delText>
        </w:r>
      </w:del>
      <w:r w:rsidR="004B39D6" w:rsidRPr="00F44202">
        <w:rPr>
          <w:rStyle w:val="normaltextrun"/>
          <w:rFonts w:ascii="Times New Roman" w:eastAsia="BiauKai" w:hAnsi="Times New Roman" w:cs="Times New Roman"/>
          <w:color w:val="000000" w:themeColor="text1"/>
        </w:rPr>
        <w:t>Random Forest</w:t>
      </w:r>
      <w:r w:rsidR="003E0194" w:rsidRPr="00F44202">
        <w:rPr>
          <w:rStyle w:val="normaltextrun"/>
          <w:rFonts w:ascii="Times New Roman" w:eastAsia="BiauKai" w:hAnsi="Times New Roman" w:cs="Times New Roman"/>
          <w:color w:val="000000" w:themeColor="text1"/>
        </w:rPr>
        <w:t xml:space="preserve"> Model</w:t>
      </w:r>
      <w:r w:rsidR="004B39D6" w:rsidRPr="00F44202">
        <w:rPr>
          <w:rStyle w:val="normaltextrun"/>
          <w:rFonts w:ascii="Times New Roman" w:eastAsia="BiauKai" w:hAnsi="Times New Roman" w:cs="Times New Roman"/>
          <w:color w:val="000000" w:themeColor="text1"/>
        </w:rPr>
        <w:t>進行</w:t>
      </w:r>
      <w:r w:rsidR="008D6087" w:rsidRPr="00F44202">
        <w:rPr>
          <w:rStyle w:val="normaltextrun"/>
          <w:rFonts w:ascii="Times New Roman" w:eastAsia="BiauKai" w:hAnsi="Times New Roman" w:cs="Times New Roman"/>
          <w:color w:val="000000" w:themeColor="text1"/>
        </w:rPr>
        <w:t>預測</w:t>
      </w:r>
      <w:r w:rsidR="00062BE4" w:rsidRPr="00F44202">
        <w:rPr>
          <w:rStyle w:val="normaltextrun"/>
          <w:rFonts w:ascii="Times New Roman" w:eastAsia="BiauKai" w:hAnsi="Times New Roman" w:cs="Times New Roman"/>
          <w:color w:val="000000" w:themeColor="text1"/>
        </w:rPr>
        <w:t>。</w:t>
      </w:r>
      <w:del w:id="493" w:author="XD Luh" w:date="2022-12-13T20:37:00Z">
        <w:r w:rsidR="008F3B84" w:rsidRPr="00F44202" w:rsidDel="00481CB7">
          <w:rPr>
            <w:rStyle w:val="normaltextrun"/>
            <w:rFonts w:ascii="Times New Roman" w:eastAsia="BiauKai" w:hAnsi="Times New Roman" w:cs="Times New Roman"/>
            <w:color w:val="000000" w:themeColor="text1"/>
          </w:rPr>
          <w:delText>在放入預測模型之前，</w:delText>
        </w:r>
      </w:del>
      <w:del w:id="494" w:author="XD Luh" w:date="2022-12-07T17:44:00Z">
        <w:r w:rsidR="008F3B84" w:rsidRPr="00F44202" w:rsidDel="00BC49A3">
          <w:rPr>
            <w:rStyle w:val="normaltextrun"/>
            <w:rFonts w:ascii="Times New Roman" w:eastAsia="BiauKai" w:hAnsi="Times New Roman" w:cs="Times New Roman"/>
            <w:color w:val="000000" w:themeColor="text1"/>
          </w:rPr>
          <w:delText>我們也</w:delText>
        </w:r>
      </w:del>
      <w:del w:id="495" w:author="XD Luh" w:date="2022-12-13T20:37:00Z">
        <w:r w:rsidR="008F3B84" w:rsidRPr="00F44202" w:rsidDel="00481CB7">
          <w:rPr>
            <w:rStyle w:val="normaltextrun"/>
            <w:rFonts w:ascii="Times New Roman" w:eastAsia="BiauKai" w:hAnsi="Times New Roman" w:cs="Times New Roman"/>
            <w:color w:val="000000" w:themeColor="text1"/>
          </w:rPr>
          <w:delText>加入</w:delText>
        </w:r>
        <w:r w:rsidR="008C011C" w:rsidRPr="00F44202" w:rsidDel="00481CB7">
          <w:rPr>
            <w:rStyle w:val="normaltextrun"/>
            <w:rFonts w:ascii="Times New Roman" w:eastAsia="BiauKai" w:hAnsi="Times New Roman" w:cs="Times New Roman"/>
            <w:color w:val="000000" w:themeColor="text1"/>
          </w:rPr>
          <w:delText>一些數據的轉換，像是傅立葉</w:delText>
        </w:r>
        <w:r w:rsidR="00F565BA" w:rsidRPr="00F44202" w:rsidDel="00481CB7">
          <w:rPr>
            <w:rStyle w:val="normaltextrun"/>
            <w:rFonts w:ascii="Times New Roman" w:eastAsia="BiauKai" w:hAnsi="Times New Roman" w:cs="Times New Roman"/>
            <w:color w:val="000000" w:themeColor="text1"/>
          </w:rPr>
          <w:delText>時</w:delText>
        </w:r>
        <w:r w:rsidR="00AC7A2F" w:rsidRPr="00F44202" w:rsidDel="00481CB7">
          <w:rPr>
            <w:rStyle w:val="normaltextrun"/>
            <w:rFonts w:ascii="Times New Roman" w:eastAsia="BiauKai" w:hAnsi="Times New Roman" w:cs="Times New Roman"/>
            <w:color w:val="000000" w:themeColor="text1"/>
          </w:rPr>
          <w:delText>域轉</w:delText>
        </w:r>
        <w:r w:rsidR="00F565BA" w:rsidRPr="00F44202" w:rsidDel="00481CB7">
          <w:rPr>
            <w:rStyle w:val="normaltextrun"/>
            <w:rFonts w:ascii="Times New Roman" w:eastAsia="BiauKai" w:hAnsi="Times New Roman" w:cs="Times New Roman"/>
            <w:color w:val="000000" w:themeColor="text1"/>
          </w:rPr>
          <w:delText>頻</w:delText>
        </w:r>
        <w:r w:rsidR="00AC7A2F" w:rsidRPr="00F44202" w:rsidDel="00481CB7">
          <w:rPr>
            <w:rStyle w:val="normaltextrun"/>
            <w:rFonts w:ascii="Times New Roman" w:eastAsia="BiauKai" w:hAnsi="Times New Roman" w:cs="Times New Roman"/>
            <w:color w:val="000000" w:themeColor="text1"/>
          </w:rPr>
          <w:delText>域的特徵變化。</w:delText>
        </w:r>
      </w:del>
      <w:del w:id="496" w:author="XD Luh" w:date="2022-12-13T20:38:00Z">
        <w:r w:rsidR="00D85AF3" w:rsidRPr="00F44202" w:rsidDel="000579AF">
          <w:rPr>
            <w:rStyle w:val="normaltextrun"/>
            <w:rFonts w:ascii="Times New Roman" w:eastAsia="BiauKai" w:hAnsi="Times New Roman" w:cs="Times New Roman"/>
            <w:color w:val="000000" w:themeColor="text1"/>
          </w:rPr>
          <w:delText>如</w:delText>
        </w:r>
      </w:del>
      <w:r w:rsidR="00062BE4" w:rsidRPr="00F44202">
        <w:rPr>
          <w:rStyle w:val="normaltextrun"/>
          <w:rFonts w:ascii="Times New Roman" w:eastAsia="BiauKai" w:hAnsi="Times New Roman" w:cs="Times New Roman"/>
          <w:color w:val="000000" w:themeColor="text1"/>
        </w:rPr>
        <w:t>圖</w:t>
      </w:r>
      <w:r w:rsidR="00F03D53" w:rsidRPr="00F44202">
        <w:rPr>
          <w:rStyle w:val="normaltextrun"/>
          <w:rFonts w:ascii="Times New Roman" w:eastAsia="BiauKai" w:hAnsi="Times New Roman" w:cs="Times New Roman"/>
          <w:color w:val="000000" w:themeColor="text1"/>
        </w:rPr>
        <w:t>八</w:t>
      </w:r>
      <w:del w:id="497" w:author="XD Luh" w:date="2022-12-13T20:38:00Z">
        <w:r w:rsidR="00D85AF3" w:rsidRPr="00F44202" w:rsidDel="000579AF">
          <w:rPr>
            <w:rStyle w:val="normaltextrun"/>
            <w:rFonts w:ascii="Times New Roman" w:eastAsia="BiauKai" w:hAnsi="Times New Roman" w:cs="Times New Roman"/>
            <w:color w:val="000000" w:themeColor="text1"/>
          </w:rPr>
          <w:delText>所示，</w:delText>
        </w:r>
      </w:del>
      <w:r w:rsidR="00062BE4" w:rsidRPr="00F44202">
        <w:rPr>
          <w:rStyle w:val="normaltextrun"/>
          <w:rFonts w:ascii="Times New Roman" w:eastAsia="BiauKai" w:hAnsi="Times New Roman" w:cs="Times New Roman"/>
          <w:color w:val="000000" w:themeColor="text1"/>
        </w:rPr>
        <w:t>為陀螺儀、加速度儀的傅立葉特徵圖，</w:t>
      </w:r>
      <w:del w:id="498" w:author="XD Luh" w:date="2022-12-13T20:38:00Z">
        <w:r w:rsidR="00062BE4" w:rsidRPr="00F44202" w:rsidDel="000579AF">
          <w:rPr>
            <w:rStyle w:val="normaltextrun"/>
            <w:rFonts w:ascii="Times New Roman" w:eastAsia="BiauKai" w:hAnsi="Times New Roman" w:cs="Times New Roman"/>
            <w:color w:val="000000" w:themeColor="text1"/>
          </w:rPr>
          <w:delText>在圖中</w:delText>
        </w:r>
      </w:del>
      <w:r w:rsidR="00062BE4" w:rsidRPr="00F44202">
        <w:rPr>
          <w:rStyle w:val="normaltextrun"/>
          <w:rFonts w:ascii="Times New Roman" w:eastAsia="BiauKai" w:hAnsi="Times New Roman" w:cs="Times New Roman"/>
          <w:color w:val="000000" w:themeColor="text1"/>
        </w:rPr>
        <w:t>可</w:t>
      </w:r>
      <w:del w:id="499" w:author="XD Luh" w:date="2022-12-13T20:38:00Z">
        <w:r w:rsidR="00062BE4" w:rsidRPr="00F44202" w:rsidDel="000579AF">
          <w:rPr>
            <w:rStyle w:val="normaltextrun"/>
            <w:rFonts w:ascii="Times New Roman" w:eastAsia="BiauKai" w:hAnsi="Times New Roman" w:cs="Times New Roman"/>
            <w:color w:val="000000" w:themeColor="text1"/>
          </w:rPr>
          <w:delText>以</w:delText>
        </w:r>
      </w:del>
      <w:r w:rsidR="00062BE4" w:rsidRPr="00F44202">
        <w:rPr>
          <w:rStyle w:val="normaltextrun"/>
          <w:rFonts w:ascii="Times New Roman" w:eastAsia="BiauKai" w:hAnsi="Times New Roman" w:cs="Times New Roman"/>
          <w:color w:val="000000" w:themeColor="text1"/>
        </w:rPr>
        <w:t>明顯觀察</w:t>
      </w:r>
      <w:del w:id="500" w:author="XD Luh" w:date="2022-12-13T20:38:00Z">
        <w:r w:rsidR="00062BE4" w:rsidRPr="00F44202" w:rsidDel="000579AF">
          <w:rPr>
            <w:rStyle w:val="normaltextrun"/>
            <w:rFonts w:ascii="Times New Roman" w:eastAsia="BiauKai" w:hAnsi="Times New Roman" w:cs="Times New Roman"/>
            <w:color w:val="000000" w:themeColor="text1"/>
          </w:rPr>
          <w:delText>出</w:delText>
        </w:r>
      </w:del>
      <w:r w:rsidR="00062BE4" w:rsidRPr="00F44202">
        <w:rPr>
          <w:rStyle w:val="normaltextrun"/>
          <w:rFonts w:ascii="Times New Roman" w:eastAsia="BiauKai" w:hAnsi="Times New Roman" w:cs="Times New Roman"/>
          <w:color w:val="000000" w:themeColor="text1"/>
        </w:rPr>
        <w:t>動作變換時的頻域變化</w:t>
      </w:r>
      <w:ins w:id="501" w:author="XD Luh" w:date="2022-12-13T20:39:00Z">
        <w:r w:rsidR="00A65628" w:rsidRPr="00F44202">
          <w:rPr>
            <w:rStyle w:val="normaltextrun"/>
            <w:rFonts w:ascii="Times New Roman" w:eastAsia="BiauKai" w:hAnsi="Times New Roman" w:cs="Times New Roman"/>
            <w:color w:val="000000" w:themeColor="text1"/>
          </w:rPr>
          <w:t xml:space="preserve"> —</w:t>
        </w:r>
      </w:ins>
      <w:del w:id="502" w:author="XD Luh" w:date="2022-12-13T20:38:00Z">
        <w:r w:rsidR="00062BE4" w:rsidRPr="00F44202" w:rsidDel="000579AF">
          <w:rPr>
            <w:rStyle w:val="normaltextrun"/>
            <w:rFonts w:ascii="Times New Roman" w:eastAsia="BiauKai" w:hAnsi="Times New Roman" w:cs="Times New Roman"/>
            <w:color w:val="000000" w:themeColor="text1"/>
          </w:rPr>
          <w:delText>，</w:delText>
        </w:r>
      </w:del>
      <w:r w:rsidR="00062BE4" w:rsidRPr="00F44202">
        <w:rPr>
          <w:rStyle w:val="normaltextrun"/>
          <w:rFonts w:ascii="Times New Roman" w:eastAsia="BiauKai" w:hAnsi="Times New Roman" w:cs="Times New Roman"/>
          <w:color w:val="000000" w:themeColor="text1"/>
        </w:rPr>
        <w:t>拿起</w:t>
      </w:r>
      <w:r w:rsidR="00062BE4" w:rsidRPr="00F44202">
        <w:rPr>
          <w:rStyle w:val="normaltextrun"/>
          <w:rFonts w:ascii="Times New Roman" w:eastAsia="BiauKai" w:hAnsi="Times New Roman" w:cs="Times New Roman"/>
          <w:color w:val="000000" w:themeColor="text1"/>
        </w:rPr>
        <w:t>/</w:t>
      </w:r>
      <w:r w:rsidR="00062BE4" w:rsidRPr="00F44202">
        <w:rPr>
          <w:rStyle w:val="normaltextrun"/>
          <w:rFonts w:ascii="Times New Roman" w:eastAsia="BiauKai" w:hAnsi="Times New Roman" w:cs="Times New Roman"/>
          <w:color w:val="000000" w:themeColor="text1"/>
        </w:rPr>
        <w:t>放置時</w:t>
      </w:r>
      <w:ins w:id="503" w:author="XD Luh" w:date="2022-12-13T20:41:00Z">
        <w:r w:rsidR="00BF292E" w:rsidRPr="00F44202">
          <w:rPr>
            <w:rStyle w:val="normaltextrun"/>
            <w:rFonts w:ascii="Times New Roman" w:eastAsia="BiauKai" w:hAnsi="Times New Roman" w:cs="Times New Roman"/>
            <w:color w:val="000000" w:themeColor="text1"/>
          </w:rPr>
          <w:t>顏色</w:t>
        </w:r>
      </w:ins>
      <w:del w:id="504" w:author="XD Luh" w:date="2022-12-13T20:39:00Z">
        <w:r w:rsidR="00062BE4" w:rsidRPr="00F44202" w:rsidDel="007C0D0D">
          <w:rPr>
            <w:rStyle w:val="normaltextrun"/>
            <w:rFonts w:ascii="Times New Roman" w:eastAsia="BiauKai" w:hAnsi="Times New Roman" w:cs="Times New Roman"/>
            <w:color w:val="000000" w:themeColor="text1"/>
          </w:rPr>
          <w:delText>的頻域變化</w:delText>
        </w:r>
      </w:del>
      <w:r w:rsidR="00062BE4" w:rsidRPr="00F44202">
        <w:rPr>
          <w:rStyle w:val="normaltextrun"/>
          <w:rFonts w:ascii="Times New Roman" w:eastAsia="BiauKai" w:hAnsi="Times New Roman" w:cs="Times New Roman"/>
          <w:color w:val="000000" w:themeColor="text1"/>
        </w:rPr>
        <w:t>較深，走路時</w:t>
      </w:r>
      <w:ins w:id="505" w:author="XD Luh" w:date="2022-12-13T20:41:00Z">
        <w:r w:rsidR="00BF292E" w:rsidRPr="00F44202">
          <w:rPr>
            <w:rStyle w:val="normaltextrun"/>
            <w:rFonts w:ascii="Times New Roman" w:eastAsia="BiauKai" w:hAnsi="Times New Roman" w:cs="Times New Roman"/>
            <w:color w:val="000000" w:themeColor="text1"/>
          </w:rPr>
          <w:t>顏色</w:t>
        </w:r>
      </w:ins>
      <w:del w:id="506" w:author="XD Luh" w:date="2022-12-13T20:40:00Z">
        <w:r w:rsidR="00062BE4" w:rsidRPr="00F44202" w:rsidDel="007C0D0D">
          <w:rPr>
            <w:rStyle w:val="normaltextrun"/>
            <w:rFonts w:ascii="Times New Roman" w:eastAsia="BiauKai" w:hAnsi="Times New Roman" w:cs="Times New Roman"/>
            <w:color w:val="000000" w:themeColor="text1"/>
          </w:rPr>
          <w:delText>的頻域變化</w:delText>
        </w:r>
      </w:del>
      <w:r w:rsidR="00062BE4" w:rsidRPr="00F44202">
        <w:rPr>
          <w:rStyle w:val="normaltextrun"/>
          <w:rFonts w:ascii="Times New Roman" w:eastAsia="BiauKai" w:hAnsi="Times New Roman" w:cs="Times New Roman"/>
          <w:color w:val="000000" w:themeColor="text1"/>
        </w:rPr>
        <w:t>較淺。</w:t>
      </w:r>
    </w:p>
    <w:p w14:paraId="3D82AD00" w14:textId="77777777" w:rsidR="00062BE4" w:rsidRPr="00F44202" w:rsidRDefault="00062BE4" w:rsidP="006F7CC1">
      <w:pPr>
        <w:pStyle w:val="paragraph"/>
        <w:spacing w:before="0" w:beforeAutospacing="0" w:after="0" w:afterAutospacing="0"/>
        <w:ind w:right="-495"/>
        <w:textAlignment w:val="baseline"/>
        <w:rPr>
          <w:rFonts w:ascii="Times New Roman" w:eastAsia="BiauKai" w:hAnsi="Times New Roman" w:cs="Times New Roman"/>
          <w:color w:val="000000" w:themeColor="text1"/>
        </w:rPr>
      </w:pPr>
      <w:r w:rsidRPr="00F44202">
        <w:rPr>
          <w:rFonts w:ascii="Times New Roman" w:eastAsia="BiauKai" w:hAnsi="Times New Roman" w:cs="Times New Roman"/>
          <w:noProof/>
          <w:color w:val="000000" w:themeColor="text1"/>
        </w:rPr>
        <w:drawing>
          <wp:inline distT="0" distB="0" distL="0" distR="0" wp14:anchorId="7AE468A5" wp14:editId="278F6DEA">
            <wp:extent cx="2717165" cy="1905000"/>
            <wp:effectExtent l="0" t="0" r="698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901"/>
                    <a:stretch/>
                  </pic:blipFill>
                  <pic:spPr bwMode="auto">
                    <a:xfrm>
                      <a:off x="0" y="0"/>
                      <a:ext cx="2728862" cy="1913201"/>
                    </a:xfrm>
                    <a:prstGeom prst="rect">
                      <a:avLst/>
                    </a:prstGeom>
                    <a:noFill/>
                    <a:ln>
                      <a:noFill/>
                    </a:ln>
                    <a:extLst>
                      <a:ext uri="{53640926-AAD7-44D8-BBD7-CCE9431645EC}">
                        <a14:shadowObscured xmlns:a14="http://schemas.microsoft.com/office/drawing/2010/main"/>
                      </a:ext>
                    </a:extLst>
                  </pic:spPr>
                </pic:pic>
              </a:graphicData>
            </a:graphic>
          </wp:inline>
        </w:drawing>
      </w:r>
      <w:r w:rsidRPr="00F44202">
        <w:rPr>
          <w:rFonts w:ascii="Times New Roman" w:eastAsia="BiauKai" w:hAnsi="Times New Roman" w:cs="Times New Roman"/>
          <w:noProof/>
          <w:color w:val="000000" w:themeColor="text1"/>
        </w:rPr>
        <w:drawing>
          <wp:inline distT="0" distB="0" distL="0" distR="0" wp14:anchorId="44787A1B" wp14:editId="40C668BA">
            <wp:extent cx="2697019" cy="191982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8225" cy="1942040"/>
                    </a:xfrm>
                    <a:prstGeom prst="rect">
                      <a:avLst/>
                    </a:prstGeom>
                    <a:noFill/>
                    <a:ln>
                      <a:noFill/>
                    </a:ln>
                  </pic:spPr>
                </pic:pic>
              </a:graphicData>
            </a:graphic>
          </wp:inline>
        </w:drawing>
      </w:r>
      <w:r w:rsidRPr="00F44202">
        <w:rPr>
          <w:rStyle w:val="eop"/>
          <w:rFonts w:ascii="Times New Roman" w:eastAsia="BiauKai" w:hAnsi="Times New Roman" w:cs="Times New Roman"/>
          <w:color w:val="000000" w:themeColor="text1"/>
        </w:rPr>
        <w:t> </w:t>
      </w:r>
    </w:p>
    <w:p w14:paraId="5933A80C" w14:textId="63CB3908" w:rsidR="00062BE4" w:rsidRPr="00F44202" w:rsidRDefault="00062BE4" w:rsidP="00062BE4">
      <w:pPr>
        <w:pStyle w:val="paragraph"/>
        <w:spacing w:before="0" w:beforeAutospacing="0" w:after="0" w:afterAutospacing="0"/>
        <w:ind w:left="-660" w:right="-450"/>
        <w:jc w:val="center"/>
        <w:textAlignment w:val="baseline"/>
        <w:rPr>
          <w:rStyle w:val="normaltextrun"/>
          <w:rFonts w:ascii="Times New Roman" w:eastAsia="BiauKai" w:hAnsi="Times New Roman" w:cs="Times New Roman"/>
          <w:color w:val="000000" w:themeColor="text1"/>
        </w:rPr>
      </w:pPr>
      <w:r w:rsidRPr="00F44202">
        <w:rPr>
          <w:rStyle w:val="normaltextrun"/>
          <w:rFonts w:ascii="Times New Roman" w:eastAsia="BiauKai" w:hAnsi="Times New Roman" w:cs="Times New Roman"/>
          <w:color w:val="000000" w:themeColor="text1"/>
        </w:rPr>
        <w:t>圖</w:t>
      </w:r>
      <w:r w:rsidR="00447682" w:rsidRPr="00F44202">
        <w:rPr>
          <w:rStyle w:val="normaltextrun"/>
          <w:rFonts w:ascii="Times New Roman" w:eastAsia="BiauKai" w:hAnsi="Times New Roman" w:cs="Times New Roman"/>
          <w:color w:val="000000" w:themeColor="text1"/>
        </w:rPr>
        <w:t>七</w:t>
      </w:r>
      <w:r w:rsidRPr="00F44202">
        <w:rPr>
          <w:rStyle w:val="normaltextrun"/>
          <w:rFonts w:ascii="Times New Roman" w:eastAsia="BiauKai" w:hAnsi="Times New Roman" w:cs="Times New Roman"/>
          <w:color w:val="000000" w:themeColor="text1"/>
        </w:rPr>
        <w:t>、手部</w:t>
      </w: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左</w:t>
      </w:r>
      <w:r w:rsidR="006F7CC1" w:rsidRPr="00F44202">
        <w:rPr>
          <w:rStyle w:val="normaltextrun"/>
          <w:rFonts w:ascii="Times New Roman" w:eastAsia="BiauKai" w:hAnsi="Times New Roman" w:cs="Times New Roman"/>
          <w:color w:val="000000" w:themeColor="text1"/>
        </w:rPr>
        <w:t>半部</w:t>
      </w: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及腳部</w:t>
      </w: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右</w:t>
      </w:r>
      <w:r w:rsidR="006F7CC1" w:rsidRPr="00F44202">
        <w:rPr>
          <w:rStyle w:val="normaltextrun"/>
          <w:rFonts w:ascii="Times New Roman" w:eastAsia="BiauKai" w:hAnsi="Times New Roman" w:cs="Times New Roman"/>
          <w:color w:val="000000" w:themeColor="text1"/>
        </w:rPr>
        <w:t>半部</w:t>
      </w:r>
      <w:r w:rsidRPr="00F44202">
        <w:rPr>
          <w:rStyle w:val="normaltextrun"/>
          <w:rFonts w:ascii="Times New Roman" w:eastAsia="BiauKai" w:hAnsi="Times New Roman" w:cs="Times New Roman"/>
          <w:color w:val="000000" w:themeColor="text1"/>
        </w:rPr>
        <w:t>)sensor</w:t>
      </w:r>
      <w:r w:rsidRPr="00F44202">
        <w:rPr>
          <w:rStyle w:val="normaltextrun"/>
          <w:rFonts w:ascii="Times New Roman" w:eastAsia="BiauKai" w:hAnsi="Times New Roman" w:cs="Times New Roman"/>
          <w:color w:val="000000" w:themeColor="text1"/>
        </w:rPr>
        <w:t>收集動作的數據</w:t>
      </w:r>
    </w:p>
    <w:p w14:paraId="2442226E" w14:textId="0CC6146B" w:rsidR="00062BE4" w:rsidRPr="00F44202" w:rsidRDefault="00062BE4" w:rsidP="00C76F55">
      <w:pPr>
        <w:pStyle w:val="paragraph"/>
        <w:spacing w:before="0" w:beforeAutospacing="0" w:after="0" w:afterAutospacing="0"/>
        <w:ind w:left="-660" w:right="-450"/>
        <w:jc w:val="center"/>
        <w:textAlignment w:val="baseline"/>
        <w:rPr>
          <w:rFonts w:ascii="Times New Roman" w:eastAsia="BiauKai" w:hAnsi="Times New Roman" w:cs="Times New Roman"/>
          <w:color w:val="000000" w:themeColor="text1"/>
        </w:rPr>
      </w:pP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動作</w:t>
      </w:r>
      <w:r w:rsidRPr="00F44202">
        <w:rPr>
          <w:rStyle w:val="normaltextrun"/>
          <w:rFonts w:ascii="Times New Roman" w:eastAsia="BiauKai" w:hAnsi="Times New Roman" w:cs="Times New Roman"/>
          <w:color w:val="000000" w:themeColor="text1"/>
        </w:rPr>
        <w:t xml:space="preserve">: </w:t>
      </w:r>
      <w:r w:rsidRPr="00F44202">
        <w:rPr>
          <w:rStyle w:val="normaltextrun"/>
          <w:rFonts w:ascii="Times New Roman" w:eastAsia="BiauKai" w:hAnsi="Times New Roman" w:cs="Times New Roman"/>
          <w:color w:val="000000" w:themeColor="text1"/>
        </w:rPr>
        <w:t>走路先開始，進行</w:t>
      </w:r>
      <w:r w:rsidRPr="00F44202">
        <w:rPr>
          <w:rStyle w:val="normaltextrun"/>
          <w:rFonts w:ascii="Times New Roman" w:eastAsia="BiauKai" w:hAnsi="Times New Roman" w:cs="Times New Roman"/>
          <w:color w:val="000000" w:themeColor="text1"/>
        </w:rPr>
        <w:t>5</w:t>
      </w:r>
      <w:r w:rsidRPr="00F44202">
        <w:rPr>
          <w:rStyle w:val="normaltextrun"/>
          <w:rFonts w:ascii="Times New Roman" w:eastAsia="BiauKai" w:hAnsi="Times New Roman" w:cs="Times New Roman"/>
          <w:color w:val="000000" w:themeColor="text1"/>
        </w:rPr>
        <w:t>次走路、</w:t>
      </w:r>
      <w:r w:rsidRPr="00F44202">
        <w:rPr>
          <w:rStyle w:val="normaltextrun"/>
          <w:rFonts w:ascii="Times New Roman" w:eastAsia="BiauKai" w:hAnsi="Times New Roman" w:cs="Times New Roman"/>
          <w:color w:val="000000" w:themeColor="text1"/>
        </w:rPr>
        <w:t>5</w:t>
      </w:r>
      <w:r w:rsidRPr="00F44202">
        <w:rPr>
          <w:rStyle w:val="normaltextrun"/>
          <w:rFonts w:ascii="Times New Roman" w:eastAsia="BiauKai" w:hAnsi="Times New Roman" w:cs="Times New Roman"/>
          <w:color w:val="000000" w:themeColor="text1"/>
        </w:rPr>
        <w:t>次拿起</w:t>
      </w: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放置</w:t>
      </w:r>
      <w:r w:rsidRPr="00F44202">
        <w:rPr>
          <w:rStyle w:val="normaltextrun"/>
          <w:rFonts w:ascii="Times New Roman" w:eastAsia="BiauKai" w:hAnsi="Times New Roman" w:cs="Times New Roman"/>
          <w:color w:val="000000" w:themeColor="text1"/>
        </w:rPr>
        <w:t>)</w:t>
      </w:r>
      <w:r w:rsidRPr="00F44202">
        <w:rPr>
          <w:rStyle w:val="eop"/>
          <w:rFonts w:ascii="Times New Roman" w:eastAsia="BiauKai" w:hAnsi="Times New Roman" w:cs="Times New Roman"/>
          <w:color w:val="000000" w:themeColor="text1"/>
        </w:rPr>
        <w:t>  </w:t>
      </w:r>
    </w:p>
    <w:p w14:paraId="182F949B" w14:textId="0710A7D5" w:rsidR="00062BE4" w:rsidRPr="00F44202" w:rsidRDefault="00062BE4" w:rsidP="00240669">
      <w:pPr>
        <w:widowControl/>
        <w:pBdr>
          <w:top w:val="nil"/>
          <w:left w:val="nil"/>
          <w:bottom w:val="nil"/>
          <w:right w:val="nil"/>
          <w:between w:val="nil"/>
        </w:pBdr>
        <w:ind w:right="-482"/>
        <w:jc w:val="center"/>
        <w:rPr>
          <w:rFonts w:ascii="Times New Roman" w:eastAsia="BiauKai" w:hAnsi="Times New Roman" w:cs="Times New Roman"/>
          <w:color w:val="000000" w:themeColor="text1"/>
        </w:rPr>
      </w:pPr>
      <w:r w:rsidRPr="00F44202">
        <w:rPr>
          <w:rFonts w:ascii="Times New Roman" w:eastAsia="BiauKai" w:hAnsi="Times New Roman" w:cs="Times New Roman"/>
          <w:noProof/>
          <w:color w:val="000000" w:themeColor="text1"/>
        </w:rPr>
        <w:drawing>
          <wp:inline distT="0" distB="0" distL="0" distR="0" wp14:anchorId="2DF08178" wp14:editId="7EA39C7A">
            <wp:extent cx="2374900" cy="923290"/>
            <wp:effectExtent l="0" t="0" r="0" b="0"/>
            <wp:docPr id="4" name="圖片 4" descr="一張含有 橙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橙色 的圖片&#10;&#10;自動產生的描述"/>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336" r="6912"/>
                    <a:stretch/>
                  </pic:blipFill>
                  <pic:spPr bwMode="auto">
                    <a:xfrm>
                      <a:off x="0" y="0"/>
                      <a:ext cx="2400064" cy="933073"/>
                    </a:xfrm>
                    <a:prstGeom prst="rect">
                      <a:avLst/>
                    </a:prstGeom>
                    <a:noFill/>
                    <a:ln>
                      <a:noFill/>
                    </a:ln>
                    <a:extLst>
                      <a:ext uri="{53640926-AAD7-44D8-BBD7-CCE9431645EC}">
                        <a14:shadowObscured xmlns:a14="http://schemas.microsoft.com/office/drawing/2010/main"/>
                      </a:ext>
                    </a:extLst>
                  </pic:spPr>
                </pic:pic>
              </a:graphicData>
            </a:graphic>
          </wp:inline>
        </w:drawing>
      </w:r>
      <w:r w:rsidR="006F7CC1" w:rsidRPr="00F44202">
        <w:rPr>
          <w:rFonts w:ascii="Times New Roman" w:eastAsia="BiauKai" w:hAnsi="Times New Roman" w:cs="Times New Roman"/>
          <w:color w:val="000000" w:themeColor="text1"/>
        </w:rPr>
        <w:t xml:space="preserve">  </w:t>
      </w:r>
      <w:r w:rsidR="00240669" w:rsidRPr="00F44202">
        <w:rPr>
          <w:rFonts w:ascii="Times New Roman" w:eastAsia="BiauKai" w:hAnsi="Times New Roman" w:cs="Times New Roman"/>
          <w:noProof/>
          <w:color w:val="000000" w:themeColor="text1"/>
        </w:rPr>
        <w:drawing>
          <wp:inline distT="0" distB="0" distL="0" distR="0" wp14:anchorId="57113D5C" wp14:editId="4B6BDE65">
            <wp:extent cx="2381250" cy="92329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254" r="5766"/>
                    <a:stretch/>
                  </pic:blipFill>
                  <pic:spPr bwMode="auto">
                    <a:xfrm>
                      <a:off x="0" y="0"/>
                      <a:ext cx="2414136" cy="936041"/>
                    </a:xfrm>
                    <a:prstGeom prst="rect">
                      <a:avLst/>
                    </a:prstGeom>
                    <a:noFill/>
                    <a:ln>
                      <a:noFill/>
                    </a:ln>
                    <a:extLst>
                      <a:ext uri="{53640926-AAD7-44D8-BBD7-CCE9431645EC}">
                        <a14:shadowObscured xmlns:a14="http://schemas.microsoft.com/office/drawing/2010/main"/>
                      </a:ext>
                    </a:extLst>
                  </pic:spPr>
                </pic:pic>
              </a:graphicData>
            </a:graphic>
          </wp:inline>
        </w:drawing>
      </w:r>
    </w:p>
    <w:p w14:paraId="7464AC16" w14:textId="76315CD0" w:rsidR="00062BE4" w:rsidRPr="00F44202" w:rsidRDefault="00062BE4" w:rsidP="00062BE4">
      <w:pPr>
        <w:pStyle w:val="paragraph"/>
        <w:spacing w:before="0" w:beforeAutospacing="0" w:after="0" w:afterAutospacing="0"/>
        <w:ind w:left="-660" w:right="-450"/>
        <w:jc w:val="center"/>
        <w:textAlignment w:val="baseline"/>
        <w:rPr>
          <w:rFonts w:ascii="Times New Roman" w:eastAsia="BiauKai" w:hAnsi="Times New Roman" w:cs="Times New Roman"/>
          <w:color w:val="000000" w:themeColor="text1"/>
        </w:rPr>
      </w:pPr>
      <w:r w:rsidRPr="00F44202">
        <w:rPr>
          <w:rStyle w:val="normaltextrun"/>
          <w:rFonts w:ascii="Times New Roman" w:eastAsia="BiauKai" w:hAnsi="Times New Roman" w:cs="Times New Roman"/>
          <w:color w:val="000000" w:themeColor="text1"/>
        </w:rPr>
        <w:t>圖</w:t>
      </w:r>
      <w:r w:rsidR="00447682" w:rsidRPr="00F44202">
        <w:rPr>
          <w:rStyle w:val="normaltextrun"/>
          <w:rFonts w:ascii="Times New Roman" w:eastAsia="BiauKai" w:hAnsi="Times New Roman" w:cs="Times New Roman"/>
          <w:color w:val="000000" w:themeColor="text1"/>
        </w:rPr>
        <w:t>八</w:t>
      </w:r>
      <w:r w:rsidRPr="00F44202">
        <w:rPr>
          <w:rStyle w:val="normaltextrun"/>
          <w:rFonts w:ascii="Times New Roman" w:eastAsia="BiauKai" w:hAnsi="Times New Roman" w:cs="Times New Roman"/>
          <w:color w:val="000000" w:themeColor="text1"/>
        </w:rPr>
        <w:t>、手部</w:t>
      </w: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左</w:t>
      </w:r>
      <w:r w:rsidR="006F7CC1" w:rsidRPr="00F44202">
        <w:rPr>
          <w:rStyle w:val="normaltextrun"/>
          <w:rFonts w:ascii="Times New Roman" w:eastAsia="BiauKai" w:hAnsi="Times New Roman" w:cs="Times New Roman"/>
          <w:color w:val="000000" w:themeColor="text1"/>
        </w:rPr>
        <w:t>半部</w:t>
      </w:r>
      <w:r w:rsidR="006F7CC1" w:rsidRPr="00F44202">
        <w:rPr>
          <w:rStyle w:val="normaltextrun"/>
          <w:rFonts w:ascii="Times New Roman" w:eastAsia="BiauKai" w:hAnsi="Times New Roman" w:cs="Times New Roman"/>
          <w:color w:val="000000" w:themeColor="text1"/>
        </w:rPr>
        <w:t>6</w:t>
      </w:r>
      <w:r w:rsidR="006F7CC1" w:rsidRPr="00F44202">
        <w:rPr>
          <w:rStyle w:val="normaltextrun"/>
          <w:rFonts w:ascii="Times New Roman" w:eastAsia="BiauKai" w:hAnsi="Times New Roman" w:cs="Times New Roman"/>
          <w:color w:val="000000" w:themeColor="text1"/>
        </w:rPr>
        <w:t>張</w:t>
      </w: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及腳部</w:t>
      </w: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右</w:t>
      </w:r>
      <w:r w:rsidR="006F7CC1" w:rsidRPr="00F44202">
        <w:rPr>
          <w:rStyle w:val="normaltextrun"/>
          <w:rFonts w:ascii="Times New Roman" w:eastAsia="BiauKai" w:hAnsi="Times New Roman" w:cs="Times New Roman"/>
          <w:color w:val="000000" w:themeColor="text1"/>
        </w:rPr>
        <w:t>半部</w:t>
      </w:r>
      <w:r w:rsidR="006F7CC1" w:rsidRPr="00F44202">
        <w:rPr>
          <w:rStyle w:val="normaltextrun"/>
          <w:rFonts w:ascii="Times New Roman" w:eastAsia="BiauKai" w:hAnsi="Times New Roman" w:cs="Times New Roman"/>
          <w:color w:val="000000" w:themeColor="text1"/>
        </w:rPr>
        <w:t>6</w:t>
      </w:r>
      <w:r w:rsidR="006F7CC1" w:rsidRPr="00F44202">
        <w:rPr>
          <w:rStyle w:val="normaltextrun"/>
          <w:rFonts w:ascii="Times New Roman" w:eastAsia="BiauKai" w:hAnsi="Times New Roman" w:cs="Times New Roman"/>
          <w:color w:val="000000" w:themeColor="text1"/>
        </w:rPr>
        <w:t>張</w:t>
      </w:r>
      <w:r w:rsidRPr="00F44202">
        <w:rPr>
          <w:rStyle w:val="normaltextrun"/>
          <w:rFonts w:ascii="Times New Roman" w:eastAsia="BiauKai" w:hAnsi="Times New Roman" w:cs="Times New Roman"/>
          <w:color w:val="000000" w:themeColor="text1"/>
        </w:rPr>
        <w:t>)sensor</w:t>
      </w:r>
      <w:r w:rsidRPr="00F44202">
        <w:rPr>
          <w:rStyle w:val="normaltextrun"/>
          <w:rFonts w:ascii="Times New Roman" w:eastAsia="BiauKai" w:hAnsi="Times New Roman" w:cs="Times New Roman"/>
          <w:color w:val="000000" w:themeColor="text1"/>
        </w:rPr>
        <w:t>的數據轉傅立葉值的結果</w:t>
      </w:r>
      <w:r w:rsidRPr="00F44202">
        <w:rPr>
          <w:rStyle w:val="eop"/>
          <w:rFonts w:ascii="Times New Roman" w:eastAsia="BiauKai" w:hAnsi="Times New Roman" w:cs="Times New Roman"/>
          <w:color w:val="000000" w:themeColor="text1"/>
        </w:rPr>
        <w:t> </w:t>
      </w:r>
    </w:p>
    <w:p w14:paraId="552AC785" w14:textId="77777777" w:rsidR="00062BE4" w:rsidRPr="00F44202" w:rsidRDefault="00062BE4" w:rsidP="00062BE4">
      <w:pPr>
        <w:pStyle w:val="paragraph"/>
        <w:spacing w:before="0" w:beforeAutospacing="0" w:after="0" w:afterAutospacing="0"/>
        <w:ind w:left="-660" w:right="-450"/>
        <w:jc w:val="center"/>
        <w:textAlignment w:val="baseline"/>
        <w:rPr>
          <w:rStyle w:val="eop"/>
          <w:rFonts w:ascii="Times New Roman" w:eastAsia="BiauKai" w:hAnsi="Times New Roman" w:cs="Times New Roman"/>
          <w:color w:val="000000" w:themeColor="text1"/>
        </w:rPr>
      </w:pP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動作</w:t>
      </w:r>
      <w:r w:rsidRPr="00F44202">
        <w:rPr>
          <w:rStyle w:val="normaltextrun"/>
          <w:rFonts w:ascii="Times New Roman" w:eastAsia="BiauKai" w:hAnsi="Times New Roman" w:cs="Times New Roman"/>
          <w:color w:val="000000" w:themeColor="text1"/>
        </w:rPr>
        <w:t xml:space="preserve">: </w:t>
      </w:r>
      <w:r w:rsidRPr="00F44202">
        <w:rPr>
          <w:rStyle w:val="normaltextrun"/>
          <w:rFonts w:ascii="Times New Roman" w:eastAsia="BiauKai" w:hAnsi="Times New Roman" w:cs="Times New Roman"/>
          <w:color w:val="000000" w:themeColor="text1"/>
        </w:rPr>
        <w:t>走路先開始，進行</w:t>
      </w:r>
      <w:r w:rsidRPr="00F44202">
        <w:rPr>
          <w:rStyle w:val="normaltextrun"/>
          <w:rFonts w:ascii="Times New Roman" w:eastAsia="BiauKai" w:hAnsi="Times New Roman" w:cs="Times New Roman"/>
          <w:color w:val="000000" w:themeColor="text1"/>
        </w:rPr>
        <w:t>5</w:t>
      </w:r>
      <w:r w:rsidRPr="00F44202">
        <w:rPr>
          <w:rStyle w:val="normaltextrun"/>
          <w:rFonts w:ascii="Times New Roman" w:eastAsia="BiauKai" w:hAnsi="Times New Roman" w:cs="Times New Roman"/>
          <w:color w:val="000000" w:themeColor="text1"/>
        </w:rPr>
        <w:t>次走路、</w:t>
      </w:r>
      <w:r w:rsidRPr="00F44202">
        <w:rPr>
          <w:rStyle w:val="normaltextrun"/>
          <w:rFonts w:ascii="Times New Roman" w:eastAsia="BiauKai" w:hAnsi="Times New Roman" w:cs="Times New Roman"/>
          <w:color w:val="000000" w:themeColor="text1"/>
        </w:rPr>
        <w:t>5</w:t>
      </w:r>
      <w:r w:rsidRPr="00F44202">
        <w:rPr>
          <w:rStyle w:val="normaltextrun"/>
          <w:rFonts w:ascii="Times New Roman" w:eastAsia="BiauKai" w:hAnsi="Times New Roman" w:cs="Times New Roman"/>
          <w:color w:val="000000" w:themeColor="text1"/>
        </w:rPr>
        <w:t>次拿起</w:t>
      </w:r>
      <w:r w:rsidRPr="00F44202">
        <w:rPr>
          <w:rStyle w:val="normaltextrun"/>
          <w:rFonts w:ascii="Times New Roman" w:eastAsia="BiauKai" w:hAnsi="Times New Roman" w:cs="Times New Roman"/>
          <w:color w:val="000000" w:themeColor="text1"/>
        </w:rPr>
        <w:t>/</w:t>
      </w:r>
      <w:r w:rsidRPr="00F44202">
        <w:rPr>
          <w:rStyle w:val="normaltextrun"/>
          <w:rFonts w:ascii="Times New Roman" w:eastAsia="BiauKai" w:hAnsi="Times New Roman" w:cs="Times New Roman"/>
          <w:color w:val="000000" w:themeColor="text1"/>
        </w:rPr>
        <w:t>放置</w:t>
      </w:r>
      <w:r w:rsidRPr="00F44202">
        <w:rPr>
          <w:rStyle w:val="normaltextrun"/>
          <w:rFonts w:ascii="Times New Roman" w:eastAsia="BiauKai" w:hAnsi="Times New Roman" w:cs="Times New Roman"/>
          <w:color w:val="000000" w:themeColor="text1"/>
        </w:rPr>
        <w:t>)</w:t>
      </w:r>
      <w:r w:rsidRPr="00F44202">
        <w:rPr>
          <w:rStyle w:val="eop"/>
          <w:rFonts w:ascii="Times New Roman" w:eastAsia="BiauKai" w:hAnsi="Times New Roman" w:cs="Times New Roman"/>
          <w:color w:val="000000" w:themeColor="text1"/>
        </w:rPr>
        <w:t> </w:t>
      </w:r>
    </w:p>
    <w:p w14:paraId="65351926" w14:textId="77777777" w:rsidR="00062BE4" w:rsidRPr="00F44202" w:rsidRDefault="00062BE4" w:rsidP="00062BE4">
      <w:pPr>
        <w:widowControl/>
        <w:spacing w:before="280"/>
        <w:ind w:left="-708" w:right="-482"/>
        <w:rPr>
          <w:rFonts w:ascii="Times New Roman" w:eastAsia="BiauKai" w:hAnsi="Times New Roman" w:cs="Times New Roman"/>
          <w:color w:val="000000" w:themeColor="text1"/>
        </w:rPr>
      </w:pPr>
    </w:p>
    <w:p w14:paraId="4112ACDB" w14:textId="0A19567C" w:rsidR="00062BE4" w:rsidRPr="00F44202" w:rsidRDefault="00062BE4" w:rsidP="00062BE4">
      <w:pPr>
        <w:widowControl/>
        <w:spacing w:before="120"/>
        <w:ind w:left="-709" w:right="-482"/>
        <w:jc w:val="center"/>
        <w:rPr>
          <w:ins w:id="507" w:author="峻霆 林" w:date="2022-12-28T18:07:00Z"/>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表</w:t>
      </w:r>
      <w:ins w:id="508" w:author="XD Luh" w:date="2022-12-13T20:43:00Z">
        <w:r w:rsidR="00703A31" w:rsidRPr="00F44202">
          <w:rPr>
            <w:rFonts w:ascii="Times New Roman" w:eastAsia="BiauKai" w:hAnsi="Times New Roman" w:cs="Times New Roman"/>
            <w:color w:val="000000" w:themeColor="text1"/>
          </w:rPr>
          <w:t>4</w:t>
        </w:r>
      </w:ins>
      <w:del w:id="509" w:author="XD Luh" w:date="2022-12-13T20:43:00Z">
        <w:r w:rsidR="00876586" w:rsidRPr="00F44202" w:rsidDel="00703A31">
          <w:rPr>
            <w:rFonts w:ascii="Times New Roman" w:eastAsia="BiauKai" w:hAnsi="Times New Roman" w:cs="Times New Roman"/>
            <w:color w:val="000000" w:themeColor="text1"/>
          </w:rPr>
          <w:delText>3</w:delText>
        </w:r>
      </w:del>
      <w:r w:rsidRPr="00F44202">
        <w:rPr>
          <w:rFonts w:ascii="Times New Roman" w:eastAsia="BiauKai" w:hAnsi="Times New Roman" w:cs="Times New Roman"/>
          <w:color w:val="000000" w:themeColor="text1"/>
        </w:rPr>
        <w:t>、</w:t>
      </w:r>
      <w:ins w:id="510" w:author="峻霆 林" w:date="2022-12-28T17:53:00Z">
        <w:r w:rsidR="007D4785" w:rsidRPr="00F44202">
          <w:rPr>
            <w:rFonts w:ascii="Times New Roman" w:eastAsia="BiauKai" w:hAnsi="Times New Roman" w:cs="Times New Roman"/>
            <w:color w:val="000000" w:themeColor="text1"/>
          </w:rPr>
          <w:t>使用</w:t>
        </w:r>
      </w:ins>
      <w:r w:rsidRPr="00F44202">
        <w:rPr>
          <w:rFonts w:ascii="Times New Roman" w:eastAsia="BiauKai" w:hAnsi="Times New Roman" w:cs="Times New Roman"/>
          <w:color w:val="000000" w:themeColor="text1"/>
        </w:rPr>
        <w:t>不同特徵數量預測動作的準確率</w:t>
      </w:r>
    </w:p>
    <w:p w14:paraId="09177B10" w14:textId="172EFEAF" w:rsidR="00993F2E" w:rsidRPr="00F44202" w:rsidRDefault="00993F2E" w:rsidP="00062BE4">
      <w:pPr>
        <w:widowControl/>
        <w:spacing w:before="120"/>
        <w:ind w:left="-709" w:right="-482"/>
        <w:jc w:val="center"/>
        <w:rPr>
          <w:ins w:id="511" w:author="峻霆 林" w:date="2022-12-27T17:46:00Z"/>
          <w:rFonts w:ascii="Times New Roman" w:eastAsia="BiauKai" w:hAnsi="Times New Roman" w:cs="Times New Roman"/>
          <w:color w:val="000000" w:themeColor="text1"/>
        </w:rPr>
      </w:pPr>
      <w:ins w:id="512" w:author="峻霆 林" w:date="2022-12-28T18:08:00Z">
        <w:r w:rsidRPr="00F44202">
          <w:rPr>
            <w:rFonts w:ascii="Times New Roman" w:eastAsia="BiauKai" w:hAnsi="Times New Roman" w:cs="Times New Roman"/>
            <w:color w:val="000000" w:themeColor="text1"/>
          </w:rPr>
          <w:t>須增加</w:t>
        </w:r>
        <w:r w:rsidRPr="00F44202">
          <w:rPr>
            <w:rFonts w:ascii="Times New Roman" w:eastAsia="BiauKai" w:hAnsi="Times New Roman" w:cs="Times New Roman"/>
            <w:color w:val="000000" w:themeColor="text1"/>
          </w:rPr>
          <w:t>30</w:t>
        </w:r>
        <w:r w:rsidRPr="00F44202">
          <w:rPr>
            <w:rFonts w:ascii="Times New Roman" w:eastAsia="BiauKai" w:hAnsi="Times New Roman" w:cs="Times New Roman"/>
            <w:color w:val="000000" w:themeColor="text1"/>
          </w:rPr>
          <w:t>種特徵的</w:t>
        </w:r>
      </w:ins>
    </w:p>
    <w:tbl>
      <w:tblPr>
        <w:tblStyle w:val="5"/>
        <w:tblW w:w="8931" w:type="dxa"/>
        <w:tblInd w:w="-284" w:type="dxa"/>
        <w:tblLook w:val="04A0" w:firstRow="1" w:lastRow="0" w:firstColumn="1" w:lastColumn="0" w:noHBand="0" w:noVBand="1"/>
      </w:tblPr>
      <w:tblGrid>
        <w:gridCol w:w="1985"/>
        <w:gridCol w:w="992"/>
        <w:gridCol w:w="992"/>
        <w:gridCol w:w="992"/>
        <w:gridCol w:w="993"/>
        <w:gridCol w:w="992"/>
        <w:gridCol w:w="992"/>
        <w:gridCol w:w="993"/>
      </w:tblGrid>
      <w:tr w:rsidR="00D23C8B" w:rsidRPr="00F44202" w14:paraId="6E6057DA" w14:textId="77777777" w:rsidTr="00BA3520">
        <w:trPr>
          <w:cnfStyle w:val="100000000000" w:firstRow="1" w:lastRow="0" w:firstColumn="0" w:lastColumn="0" w:oddVBand="0" w:evenVBand="0" w:oddHBand="0" w:evenHBand="0" w:firstRowFirstColumn="0" w:firstRowLastColumn="0" w:lastRowFirstColumn="0" w:lastRowLastColumn="0"/>
          <w:trHeight w:val="480"/>
          <w:ins w:id="513" w:author="峻霆 林" w:date="2022-12-27T17:47:00Z"/>
        </w:trPr>
        <w:tc>
          <w:tcPr>
            <w:cnfStyle w:val="001000000100" w:firstRow="0" w:lastRow="0" w:firstColumn="1" w:lastColumn="0" w:oddVBand="0" w:evenVBand="0" w:oddHBand="0" w:evenHBand="0" w:firstRowFirstColumn="1" w:firstRowLastColumn="0" w:lastRowFirstColumn="0" w:lastRowLastColumn="0"/>
            <w:tcW w:w="1985" w:type="dxa"/>
            <w:vAlign w:val="center"/>
          </w:tcPr>
          <w:p w14:paraId="7A746381" w14:textId="5DE09C30" w:rsidR="008F2B7C" w:rsidRPr="00F44202" w:rsidRDefault="008F2B7C">
            <w:pPr>
              <w:widowControl/>
              <w:spacing w:before="120"/>
              <w:ind w:right="-482"/>
              <w:jc w:val="left"/>
              <w:rPr>
                <w:ins w:id="514" w:author="峻霆 林" w:date="2022-12-27T17:47:00Z"/>
                <w:rFonts w:ascii="Times New Roman" w:eastAsia="BiauKai" w:hAnsi="Times New Roman" w:cs="Times New Roman"/>
                <w:i w:val="0"/>
                <w:iCs w:val="0"/>
                <w:color w:val="000000" w:themeColor="text1"/>
                <w:sz w:val="24"/>
                <w:rPrChange w:id="515" w:author="峻霆 林" w:date="2022-12-28T17:53:00Z">
                  <w:rPr>
                    <w:ins w:id="516" w:author="峻霆 林" w:date="2022-12-27T17:47:00Z"/>
                    <w:rFonts w:asciiTheme="majorBidi" w:eastAsia="標楷體" w:hAnsiTheme="majorBidi" w:cstheme="majorBidi"/>
                    <w:color w:val="000000" w:themeColor="text1"/>
                  </w:rPr>
                </w:rPrChange>
              </w:rPr>
              <w:pPrChange w:id="517" w:author="峻霆 林" w:date="2022-12-27T17:48:00Z">
                <w:pPr>
                  <w:widowControl/>
                  <w:spacing w:before="120"/>
                  <w:ind w:right="-482"/>
                  <w:jc w:val="center"/>
                </w:pPr>
              </w:pPrChange>
            </w:pPr>
            <w:r w:rsidRPr="00F44202">
              <w:rPr>
                <w:rFonts w:ascii="Times New Roman" w:eastAsia="BiauKai" w:hAnsi="Times New Roman" w:cs="Times New Roman"/>
                <w:color w:val="000000"/>
                <w:sz w:val="24"/>
              </w:rPr>
              <w:lastRenderedPageBreak/>
              <w:t>特徵組合</w:t>
            </w:r>
          </w:p>
        </w:tc>
        <w:tc>
          <w:tcPr>
            <w:tcW w:w="992" w:type="dxa"/>
            <w:vAlign w:val="center"/>
          </w:tcPr>
          <w:p w14:paraId="5E1A494B" w14:textId="58038AE7" w:rsidR="008F2B7C" w:rsidRPr="00F44202" w:rsidRDefault="008F2B7C">
            <w:pPr>
              <w:widowControl/>
              <w:spacing w:before="120"/>
              <w:ind w:right="-482"/>
              <w:cnfStyle w:val="100000000000" w:firstRow="1" w:lastRow="0" w:firstColumn="0" w:lastColumn="0" w:oddVBand="0" w:evenVBand="0" w:oddHBand="0" w:evenHBand="0" w:firstRowFirstColumn="0" w:firstRowLastColumn="0" w:lastRowFirstColumn="0" w:lastRowLastColumn="0"/>
              <w:rPr>
                <w:ins w:id="518" w:author="峻霆 林" w:date="2022-12-27T17:47:00Z"/>
                <w:rFonts w:ascii="Times New Roman" w:eastAsia="BiauKai" w:hAnsi="Times New Roman" w:cs="Times New Roman"/>
                <w:color w:val="000000" w:themeColor="text1"/>
                <w:sz w:val="24"/>
              </w:rPr>
              <w:pPrChange w:id="519" w:author="峻霆 林" w:date="2022-12-27T17:49:00Z">
                <w:pPr>
                  <w:widowControl/>
                  <w:spacing w:before="120"/>
                  <w:ind w:right="-482"/>
                  <w:jc w:val="center"/>
                  <w:cnfStyle w:val="100000000000" w:firstRow="1"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i w:val="0"/>
                <w:color w:val="000000"/>
                <w:sz w:val="24"/>
              </w:rPr>
              <w:t>A</w:t>
            </w:r>
          </w:p>
        </w:tc>
        <w:tc>
          <w:tcPr>
            <w:tcW w:w="992" w:type="dxa"/>
            <w:vAlign w:val="center"/>
          </w:tcPr>
          <w:p w14:paraId="317A9EC9" w14:textId="36DAC0B5" w:rsidR="008F2B7C" w:rsidRPr="00F44202" w:rsidRDefault="008F2B7C">
            <w:pPr>
              <w:widowControl/>
              <w:spacing w:before="120"/>
              <w:ind w:right="-482"/>
              <w:cnfStyle w:val="100000000000" w:firstRow="1" w:lastRow="0" w:firstColumn="0" w:lastColumn="0" w:oddVBand="0" w:evenVBand="0" w:oddHBand="0" w:evenHBand="0" w:firstRowFirstColumn="0" w:firstRowLastColumn="0" w:lastRowFirstColumn="0" w:lastRowLastColumn="0"/>
              <w:rPr>
                <w:ins w:id="520" w:author="峻霆 林" w:date="2022-12-27T17:47:00Z"/>
                <w:rFonts w:ascii="Times New Roman" w:eastAsia="BiauKai" w:hAnsi="Times New Roman" w:cs="Times New Roman"/>
                <w:color w:val="000000" w:themeColor="text1"/>
                <w:sz w:val="24"/>
              </w:rPr>
              <w:pPrChange w:id="521" w:author="峻霆 林" w:date="2022-12-27T17:49:00Z">
                <w:pPr>
                  <w:widowControl/>
                  <w:spacing w:before="120"/>
                  <w:ind w:right="-482"/>
                  <w:jc w:val="center"/>
                  <w:cnfStyle w:val="100000000000" w:firstRow="1"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i w:val="0"/>
                <w:color w:val="000000"/>
                <w:sz w:val="24"/>
              </w:rPr>
              <w:t>B</w:t>
            </w:r>
          </w:p>
        </w:tc>
        <w:tc>
          <w:tcPr>
            <w:tcW w:w="992" w:type="dxa"/>
            <w:vAlign w:val="center"/>
          </w:tcPr>
          <w:p w14:paraId="482A4502" w14:textId="375102B7" w:rsidR="008F2B7C" w:rsidRPr="00F44202" w:rsidRDefault="008F2B7C">
            <w:pPr>
              <w:widowControl/>
              <w:spacing w:before="120"/>
              <w:ind w:right="-482"/>
              <w:cnfStyle w:val="100000000000" w:firstRow="1" w:lastRow="0" w:firstColumn="0" w:lastColumn="0" w:oddVBand="0" w:evenVBand="0" w:oddHBand="0" w:evenHBand="0" w:firstRowFirstColumn="0" w:firstRowLastColumn="0" w:lastRowFirstColumn="0" w:lastRowLastColumn="0"/>
              <w:rPr>
                <w:ins w:id="522" w:author="峻霆 林" w:date="2022-12-27T17:47:00Z"/>
                <w:rFonts w:ascii="Times New Roman" w:eastAsia="BiauKai" w:hAnsi="Times New Roman" w:cs="Times New Roman"/>
                <w:color w:val="000000" w:themeColor="text1"/>
                <w:sz w:val="24"/>
              </w:rPr>
              <w:pPrChange w:id="523" w:author="峻霆 林" w:date="2022-12-27T17:49:00Z">
                <w:pPr>
                  <w:widowControl/>
                  <w:spacing w:before="120"/>
                  <w:ind w:right="-482"/>
                  <w:jc w:val="center"/>
                  <w:cnfStyle w:val="100000000000" w:firstRow="1"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i w:val="0"/>
                <w:color w:val="000000"/>
                <w:sz w:val="24"/>
              </w:rPr>
              <w:t>C</w:t>
            </w:r>
          </w:p>
        </w:tc>
        <w:tc>
          <w:tcPr>
            <w:tcW w:w="993" w:type="dxa"/>
            <w:vAlign w:val="center"/>
          </w:tcPr>
          <w:p w14:paraId="18A63C37" w14:textId="2A143664" w:rsidR="008F2B7C" w:rsidRPr="00F44202" w:rsidRDefault="008F2B7C">
            <w:pPr>
              <w:widowControl/>
              <w:spacing w:before="120"/>
              <w:ind w:right="-482"/>
              <w:cnfStyle w:val="100000000000" w:firstRow="1" w:lastRow="0" w:firstColumn="0" w:lastColumn="0" w:oddVBand="0" w:evenVBand="0" w:oddHBand="0" w:evenHBand="0" w:firstRowFirstColumn="0" w:firstRowLastColumn="0" w:lastRowFirstColumn="0" w:lastRowLastColumn="0"/>
              <w:rPr>
                <w:ins w:id="524" w:author="峻霆 林" w:date="2022-12-27T17:47:00Z"/>
                <w:rFonts w:ascii="Times New Roman" w:eastAsia="BiauKai" w:hAnsi="Times New Roman" w:cs="Times New Roman"/>
                <w:color w:val="000000" w:themeColor="text1"/>
                <w:sz w:val="24"/>
              </w:rPr>
              <w:pPrChange w:id="525" w:author="峻霆 林" w:date="2022-12-27T17:49:00Z">
                <w:pPr>
                  <w:widowControl/>
                  <w:spacing w:before="120"/>
                  <w:ind w:right="-482"/>
                  <w:jc w:val="center"/>
                  <w:cnfStyle w:val="100000000000" w:firstRow="1"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i w:val="0"/>
                <w:color w:val="000000"/>
                <w:sz w:val="24"/>
              </w:rPr>
              <w:t>D</w:t>
            </w:r>
          </w:p>
        </w:tc>
        <w:tc>
          <w:tcPr>
            <w:tcW w:w="992" w:type="dxa"/>
            <w:vAlign w:val="center"/>
          </w:tcPr>
          <w:p w14:paraId="3C60BF54" w14:textId="35F2BCBA" w:rsidR="008F2B7C" w:rsidRPr="00F44202" w:rsidRDefault="008F2B7C">
            <w:pPr>
              <w:widowControl/>
              <w:spacing w:before="120"/>
              <w:ind w:right="-482"/>
              <w:cnfStyle w:val="100000000000" w:firstRow="1" w:lastRow="0" w:firstColumn="0" w:lastColumn="0" w:oddVBand="0" w:evenVBand="0" w:oddHBand="0" w:evenHBand="0" w:firstRowFirstColumn="0" w:firstRowLastColumn="0" w:lastRowFirstColumn="0" w:lastRowLastColumn="0"/>
              <w:rPr>
                <w:ins w:id="526" w:author="峻霆 林" w:date="2022-12-27T17:47:00Z"/>
                <w:rFonts w:ascii="Times New Roman" w:eastAsia="BiauKai" w:hAnsi="Times New Roman" w:cs="Times New Roman"/>
                <w:color w:val="000000" w:themeColor="text1"/>
                <w:sz w:val="24"/>
              </w:rPr>
              <w:pPrChange w:id="527" w:author="峻霆 林" w:date="2022-12-27T17:49:00Z">
                <w:pPr>
                  <w:widowControl/>
                  <w:spacing w:before="120"/>
                  <w:ind w:right="-482"/>
                  <w:jc w:val="center"/>
                  <w:cnfStyle w:val="100000000000" w:firstRow="1"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i w:val="0"/>
                <w:color w:val="000000"/>
                <w:sz w:val="24"/>
              </w:rPr>
              <w:t>E</w:t>
            </w:r>
          </w:p>
        </w:tc>
        <w:tc>
          <w:tcPr>
            <w:tcW w:w="992" w:type="dxa"/>
            <w:vAlign w:val="center"/>
          </w:tcPr>
          <w:p w14:paraId="6698DFF1" w14:textId="5A071012" w:rsidR="008F2B7C" w:rsidRPr="00F44202" w:rsidRDefault="008F2B7C">
            <w:pPr>
              <w:widowControl/>
              <w:spacing w:before="120"/>
              <w:ind w:right="-482"/>
              <w:cnfStyle w:val="100000000000" w:firstRow="1" w:lastRow="0" w:firstColumn="0" w:lastColumn="0" w:oddVBand="0" w:evenVBand="0" w:oddHBand="0" w:evenHBand="0" w:firstRowFirstColumn="0" w:firstRowLastColumn="0" w:lastRowFirstColumn="0" w:lastRowLastColumn="0"/>
              <w:rPr>
                <w:ins w:id="528" w:author="峻霆 林" w:date="2022-12-27T17:47:00Z"/>
                <w:rFonts w:ascii="Times New Roman" w:eastAsia="BiauKai" w:hAnsi="Times New Roman" w:cs="Times New Roman"/>
                <w:color w:val="000000" w:themeColor="text1"/>
                <w:sz w:val="24"/>
              </w:rPr>
              <w:pPrChange w:id="529" w:author="峻霆 林" w:date="2022-12-27T17:49:00Z">
                <w:pPr>
                  <w:widowControl/>
                  <w:spacing w:before="120"/>
                  <w:ind w:right="-482"/>
                  <w:jc w:val="center"/>
                  <w:cnfStyle w:val="100000000000" w:firstRow="1"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i w:val="0"/>
                <w:color w:val="000000"/>
                <w:sz w:val="24"/>
              </w:rPr>
              <w:t>F</w:t>
            </w:r>
          </w:p>
        </w:tc>
        <w:tc>
          <w:tcPr>
            <w:tcW w:w="993" w:type="dxa"/>
            <w:vAlign w:val="center"/>
          </w:tcPr>
          <w:p w14:paraId="11D40602" w14:textId="192915C5" w:rsidR="008F2B7C" w:rsidRPr="00F44202" w:rsidRDefault="008F2B7C">
            <w:pPr>
              <w:widowControl/>
              <w:spacing w:before="120"/>
              <w:ind w:right="-482"/>
              <w:cnfStyle w:val="100000000000" w:firstRow="1" w:lastRow="0" w:firstColumn="0" w:lastColumn="0" w:oddVBand="0" w:evenVBand="0" w:oddHBand="0" w:evenHBand="0" w:firstRowFirstColumn="0" w:firstRowLastColumn="0" w:lastRowFirstColumn="0" w:lastRowLastColumn="0"/>
              <w:rPr>
                <w:ins w:id="530" w:author="峻霆 林" w:date="2022-12-27T17:47:00Z"/>
                <w:rFonts w:ascii="Times New Roman" w:eastAsia="BiauKai" w:hAnsi="Times New Roman" w:cs="Times New Roman"/>
                <w:color w:val="000000" w:themeColor="text1"/>
                <w:sz w:val="24"/>
              </w:rPr>
              <w:pPrChange w:id="531" w:author="峻霆 林" w:date="2022-12-27T17:49:00Z">
                <w:pPr>
                  <w:widowControl/>
                  <w:spacing w:before="120"/>
                  <w:ind w:right="-482"/>
                  <w:jc w:val="center"/>
                  <w:cnfStyle w:val="100000000000" w:firstRow="1"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sz w:val="24"/>
              </w:rPr>
              <w:t>G</w:t>
            </w:r>
          </w:p>
        </w:tc>
      </w:tr>
      <w:tr w:rsidR="00D23C8B" w:rsidRPr="00F44202" w14:paraId="5B34AB77" w14:textId="77777777" w:rsidTr="00BA3520">
        <w:trPr>
          <w:cnfStyle w:val="000000100000" w:firstRow="0" w:lastRow="0" w:firstColumn="0" w:lastColumn="0" w:oddVBand="0" w:evenVBand="0" w:oddHBand="1" w:evenHBand="0" w:firstRowFirstColumn="0" w:firstRowLastColumn="0" w:lastRowFirstColumn="0" w:lastRowLastColumn="0"/>
          <w:trHeight w:val="480"/>
          <w:ins w:id="532" w:author="峻霆 林" w:date="2022-12-27T17:47:00Z"/>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5E5E1671" w14:textId="511B9C0F" w:rsidR="008F2B7C" w:rsidRPr="00F44202" w:rsidRDefault="008F2B7C">
            <w:pPr>
              <w:widowControl/>
              <w:spacing w:before="120"/>
              <w:ind w:right="-482"/>
              <w:jc w:val="left"/>
              <w:rPr>
                <w:ins w:id="533" w:author="峻霆 林" w:date="2022-12-27T17:47:00Z"/>
                <w:rFonts w:ascii="Times New Roman" w:eastAsia="BiauKai" w:hAnsi="Times New Roman" w:cs="Times New Roman"/>
                <w:color w:val="000000" w:themeColor="text1"/>
                <w:sz w:val="24"/>
              </w:rPr>
              <w:pPrChange w:id="534" w:author="峻霆 林" w:date="2022-12-27T17:48:00Z">
                <w:pPr>
                  <w:widowControl/>
                  <w:spacing w:before="120"/>
                  <w:ind w:right="-482"/>
                  <w:jc w:val="center"/>
                </w:pPr>
              </w:pPrChange>
            </w:pPr>
            <w:r w:rsidRPr="00F44202">
              <w:rPr>
                <w:rFonts w:ascii="Times New Roman" w:eastAsia="BiauKai" w:hAnsi="Times New Roman" w:cs="Times New Roman"/>
                <w:i w:val="0"/>
                <w:color w:val="000000"/>
                <w:sz w:val="24"/>
              </w:rPr>
              <w:t>特徵數量</w:t>
            </w:r>
          </w:p>
        </w:tc>
        <w:tc>
          <w:tcPr>
            <w:tcW w:w="992" w:type="dxa"/>
            <w:vAlign w:val="center"/>
          </w:tcPr>
          <w:p w14:paraId="5A8FCEFB" w14:textId="211545B7"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35" w:author="峻霆 林" w:date="2022-12-27T17:47:00Z"/>
                <w:rFonts w:ascii="Times New Roman" w:eastAsia="BiauKai" w:hAnsi="Times New Roman" w:cs="Times New Roman"/>
                <w:color w:val="000000" w:themeColor="text1"/>
              </w:rPr>
              <w:pPrChange w:id="536" w:author="峻霆 林" w:date="2022-12-27T17:50: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6</w:t>
            </w:r>
          </w:p>
        </w:tc>
        <w:tc>
          <w:tcPr>
            <w:tcW w:w="992" w:type="dxa"/>
            <w:vAlign w:val="center"/>
          </w:tcPr>
          <w:p w14:paraId="5A045C88" w14:textId="168172FD"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37" w:author="峻霆 林" w:date="2022-12-27T17:47:00Z"/>
                <w:rFonts w:ascii="Times New Roman" w:eastAsia="BiauKai" w:hAnsi="Times New Roman" w:cs="Times New Roman"/>
                <w:color w:val="000000" w:themeColor="text1"/>
              </w:rPr>
              <w:pPrChange w:id="538" w:author="峻霆 林" w:date="2022-12-27T17:50: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12</w:t>
            </w:r>
          </w:p>
        </w:tc>
        <w:tc>
          <w:tcPr>
            <w:tcW w:w="992" w:type="dxa"/>
            <w:vAlign w:val="center"/>
          </w:tcPr>
          <w:p w14:paraId="745EB614" w14:textId="4C1A614E"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39" w:author="峻霆 林" w:date="2022-12-27T17:47:00Z"/>
                <w:rFonts w:ascii="Times New Roman" w:eastAsia="BiauKai" w:hAnsi="Times New Roman" w:cs="Times New Roman"/>
                <w:color w:val="000000" w:themeColor="text1"/>
              </w:rPr>
              <w:pPrChange w:id="540" w:author="峻霆 林" w:date="2022-12-27T17:50: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18</w:t>
            </w:r>
          </w:p>
        </w:tc>
        <w:tc>
          <w:tcPr>
            <w:tcW w:w="993" w:type="dxa"/>
            <w:vAlign w:val="center"/>
          </w:tcPr>
          <w:p w14:paraId="707C13F3" w14:textId="3436B3B5"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41" w:author="峻霆 林" w:date="2022-12-27T17:47:00Z"/>
                <w:rFonts w:ascii="Times New Roman" w:eastAsia="BiauKai" w:hAnsi="Times New Roman" w:cs="Times New Roman"/>
                <w:color w:val="000000" w:themeColor="text1"/>
              </w:rPr>
              <w:pPrChange w:id="542" w:author="峻霆 林" w:date="2022-12-27T17:50: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18</w:t>
            </w:r>
          </w:p>
        </w:tc>
        <w:tc>
          <w:tcPr>
            <w:tcW w:w="992" w:type="dxa"/>
            <w:vAlign w:val="center"/>
          </w:tcPr>
          <w:p w14:paraId="631646B0" w14:textId="7F94DE8B"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43" w:author="峻霆 林" w:date="2022-12-27T17:47:00Z"/>
                <w:rFonts w:ascii="Times New Roman" w:eastAsia="BiauKai" w:hAnsi="Times New Roman" w:cs="Times New Roman"/>
                <w:color w:val="000000" w:themeColor="text1"/>
              </w:rPr>
              <w:pPrChange w:id="544" w:author="峻霆 林" w:date="2022-12-27T17:50: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24</w:t>
            </w:r>
          </w:p>
        </w:tc>
        <w:tc>
          <w:tcPr>
            <w:tcW w:w="992" w:type="dxa"/>
            <w:vAlign w:val="center"/>
          </w:tcPr>
          <w:p w14:paraId="68A2C00D" w14:textId="30420754"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45" w:author="峻霆 林" w:date="2022-12-27T17:47:00Z"/>
                <w:rFonts w:ascii="Times New Roman" w:eastAsia="BiauKai" w:hAnsi="Times New Roman" w:cs="Times New Roman"/>
                <w:color w:val="000000" w:themeColor="text1"/>
              </w:rPr>
              <w:pPrChange w:id="546" w:author="峻霆 林" w:date="2022-12-27T17:50: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24</w:t>
            </w:r>
          </w:p>
        </w:tc>
        <w:tc>
          <w:tcPr>
            <w:tcW w:w="993" w:type="dxa"/>
            <w:vAlign w:val="center"/>
          </w:tcPr>
          <w:p w14:paraId="46AEA510" w14:textId="1584C909"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47" w:author="峻霆 林" w:date="2022-12-27T17:47:00Z"/>
                <w:rFonts w:ascii="Times New Roman" w:eastAsia="BiauKai" w:hAnsi="Times New Roman" w:cs="Times New Roman"/>
                <w:color w:val="000000" w:themeColor="text1"/>
              </w:rPr>
              <w:pPrChange w:id="548" w:author="峻霆 林" w:date="2022-12-27T17:50: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30</w:t>
            </w:r>
          </w:p>
        </w:tc>
      </w:tr>
      <w:tr w:rsidR="00D23C8B" w:rsidRPr="00F44202" w14:paraId="1B4518E5" w14:textId="77777777" w:rsidTr="00BA3520">
        <w:trPr>
          <w:trHeight w:val="480"/>
          <w:ins w:id="549" w:author="峻霆 林" w:date="2022-12-27T17:47:00Z"/>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3E087C2F" w14:textId="51E1851F" w:rsidR="008F2B7C" w:rsidRPr="00F44202" w:rsidRDefault="008F2B7C">
            <w:pPr>
              <w:widowControl/>
              <w:spacing w:before="120"/>
              <w:ind w:right="-482"/>
              <w:jc w:val="left"/>
              <w:rPr>
                <w:ins w:id="550" w:author="峻霆 林" w:date="2022-12-27T17:47:00Z"/>
                <w:rFonts w:ascii="Times New Roman" w:eastAsia="BiauKai" w:hAnsi="Times New Roman" w:cs="Times New Roman"/>
                <w:color w:val="000000" w:themeColor="text1"/>
                <w:sz w:val="24"/>
              </w:rPr>
              <w:pPrChange w:id="551" w:author="峻霆 林" w:date="2022-12-27T17:48:00Z">
                <w:pPr>
                  <w:widowControl/>
                  <w:spacing w:before="120"/>
                  <w:ind w:right="-482"/>
                  <w:jc w:val="center"/>
                </w:pPr>
              </w:pPrChange>
            </w:pPr>
            <w:r w:rsidRPr="00F44202">
              <w:rPr>
                <w:rFonts w:ascii="Times New Roman" w:eastAsia="BiauKai" w:hAnsi="Times New Roman" w:cs="Times New Roman"/>
                <w:i w:val="0"/>
                <w:color w:val="000000"/>
                <w:sz w:val="24"/>
              </w:rPr>
              <w:t>準確率</w:t>
            </w:r>
            <w:r w:rsidRPr="00F44202">
              <w:rPr>
                <w:rFonts w:ascii="Times New Roman" w:eastAsia="BiauKai" w:hAnsi="Times New Roman" w:cs="Times New Roman"/>
                <w:i w:val="0"/>
                <w:color w:val="000000"/>
                <w:sz w:val="24"/>
              </w:rPr>
              <w:t>(</w:t>
            </w:r>
            <w:r w:rsidRPr="00F44202">
              <w:rPr>
                <w:rFonts w:ascii="Times New Roman" w:eastAsia="BiauKai" w:hAnsi="Times New Roman" w:cs="Times New Roman"/>
                <w:i w:val="0"/>
                <w:color w:val="000000"/>
                <w:sz w:val="24"/>
              </w:rPr>
              <w:t>拿</w:t>
            </w:r>
            <w:r w:rsidRPr="00F44202">
              <w:rPr>
                <w:rFonts w:ascii="Times New Roman" w:eastAsia="BiauKai" w:hAnsi="Times New Roman" w:cs="Times New Roman"/>
                <w:i w:val="0"/>
                <w:color w:val="000000"/>
                <w:sz w:val="24"/>
              </w:rPr>
              <w:t>/</w:t>
            </w:r>
            <w:r w:rsidRPr="00F44202">
              <w:rPr>
                <w:rFonts w:ascii="Times New Roman" w:eastAsia="BiauKai" w:hAnsi="Times New Roman" w:cs="Times New Roman"/>
                <w:i w:val="0"/>
                <w:color w:val="000000"/>
                <w:sz w:val="24"/>
              </w:rPr>
              <w:t>放</w:t>
            </w:r>
            <w:r w:rsidRPr="00F44202">
              <w:rPr>
                <w:rFonts w:ascii="Times New Roman" w:eastAsia="BiauKai" w:hAnsi="Times New Roman" w:cs="Times New Roman"/>
                <w:i w:val="0"/>
                <w:color w:val="000000"/>
                <w:sz w:val="24"/>
              </w:rPr>
              <w:t xml:space="preserve">) </w:t>
            </w:r>
          </w:p>
        </w:tc>
        <w:tc>
          <w:tcPr>
            <w:tcW w:w="992" w:type="dxa"/>
            <w:vAlign w:val="center"/>
          </w:tcPr>
          <w:p w14:paraId="6690ECB7" w14:textId="0BF5D93A"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52" w:author="峻霆 林" w:date="2022-12-27T17:47:00Z"/>
                <w:rFonts w:ascii="Times New Roman" w:eastAsia="BiauKai" w:hAnsi="Times New Roman" w:cs="Times New Roman"/>
                <w:color w:val="000000" w:themeColor="text1"/>
              </w:rPr>
              <w:pPrChange w:id="553"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83%</w:t>
            </w:r>
          </w:p>
        </w:tc>
        <w:tc>
          <w:tcPr>
            <w:tcW w:w="992" w:type="dxa"/>
            <w:vAlign w:val="center"/>
          </w:tcPr>
          <w:p w14:paraId="60D619EC" w14:textId="6B23BFB8"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54" w:author="峻霆 林" w:date="2022-12-27T17:47:00Z"/>
                <w:rFonts w:ascii="Times New Roman" w:eastAsia="BiauKai" w:hAnsi="Times New Roman" w:cs="Times New Roman"/>
                <w:color w:val="000000" w:themeColor="text1"/>
              </w:rPr>
              <w:pPrChange w:id="555"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75%</w:t>
            </w:r>
          </w:p>
        </w:tc>
        <w:tc>
          <w:tcPr>
            <w:tcW w:w="992" w:type="dxa"/>
            <w:vAlign w:val="center"/>
          </w:tcPr>
          <w:p w14:paraId="10AD4CBA" w14:textId="7FBB1E3F"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56" w:author="峻霆 林" w:date="2022-12-27T17:47:00Z"/>
                <w:rFonts w:ascii="Times New Roman" w:eastAsia="BiauKai" w:hAnsi="Times New Roman" w:cs="Times New Roman"/>
                <w:color w:val="000000" w:themeColor="text1"/>
              </w:rPr>
              <w:pPrChange w:id="557"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87%</w:t>
            </w:r>
          </w:p>
        </w:tc>
        <w:tc>
          <w:tcPr>
            <w:tcW w:w="993" w:type="dxa"/>
            <w:vAlign w:val="center"/>
          </w:tcPr>
          <w:p w14:paraId="636534D0" w14:textId="15591E59"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58" w:author="峻霆 林" w:date="2022-12-27T17:47:00Z"/>
                <w:rFonts w:ascii="Times New Roman" w:eastAsia="BiauKai" w:hAnsi="Times New Roman" w:cs="Times New Roman"/>
                <w:color w:val="000000" w:themeColor="text1"/>
              </w:rPr>
              <w:pPrChange w:id="559"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86%</w:t>
            </w:r>
          </w:p>
        </w:tc>
        <w:tc>
          <w:tcPr>
            <w:tcW w:w="992" w:type="dxa"/>
            <w:vAlign w:val="center"/>
          </w:tcPr>
          <w:p w14:paraId="3CA80713" w14:textId="6BF743EF"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60" w:author="峻霆 林" w:date="2022-12-27T17:47:00Z"/>
                <w:rFonts w:ascii="Times New Roman" w:eastAsia="BiauKai" w:hAnsi="Times New Roman" w:cs="Times New Roman"/>
                <w:color w:val="000000" w:themeColor="text1"/>
              </w:rPr>
              <w:pPrChange w:id="561"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93%</w:t>
            </w:r>
          </w:p>
        </w:tc>
        <w:tc>
          <w:tcPr>
            <w:tcW w:w="992" w:type="dxa"/>
            <w:vAlign w:val="center"/>
          </w:tcPr>
          <w:p w14:paraId="152432E1" w14:textId="0554155E"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62" w:author="峻霆 林" w:date="2022-12-27T17:47:00Z"/>
                <w:rFonts w:ascii="Times New Roman" w:eastAsia="BiauKai" w:hAnsi="Times New Roman" w:cs="Times New Roman"/>
                <w:color w:val="000000" w:themeColor="text1"/>
              </w:rPr>
              <w:pPrChange w:id="563"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92%</w:t>
            </w:r>
          </w:p>
        </w:tc>
        <w:tc>
          <w:tcPr>
            <w:tcW w:w="993" w:type="dxa"/>
            <w:vAlign w:val="center"/>
          </w:tcPr>
          <w:p w14:paraId="28C0A673" w14:textId="5CCADBD2"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64" w:author="峻霆 林" w:date="2022-12-27T17:47:00Z"/>
                <w:rFonts w:ascii="Times New Roman" w:eastAsia="BiauKai" w:hAnsi="Times New Roman" w:cs="Times New Roman"/>
                <w:color w:val="000000" w:themeColor="text1"/>
              </w:rPr>
              <w:pPrChange w:id="565"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89</w:t>
            </w:r>
            <w:r w:rsidRPr="00F44202">
              <w:rPr>
                <w:rFonts w:ascii="Times New Roman" w:eastAsia="BiauKai" w:hAnsi="Times New Roman" w:cs="Times New Roman"/>
              </w:rPr>
              <w:t>%</w:t>
            </w:r>
          </w:p>
        </w:tc>
      </w:tr>
      <w:tr w:rsidR="00D23C8B" w:rsidRPr="00F44202" w14:paraId="062AD4D8" w14:textId="77777777" w:rsidTr="00BA3520">
        <w:trPr>
          <w:cnfStyle w:val="000000100000" w:firstRow="0" w:lastRow="0" w:firstColumn="0" w:lastColumn="0" w:oddVBand="0" w:evenVBand="0" w:oddHBand="1" w:evenHBand="0" w:firstRowFirstColumn="0" w:firstRowLastColumn="0" w:lastRowFirstColumn="0" w:lastRowLastColumn="0"/>
          <w:trHeight w:val="480"/>
          <w:ins w:id="566" w:author="峻霆 林" w:date="2022-12-27T17:47:00Z"/>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D7F72E8" w14:textId="427739F7" w:rsidR="008F2B7C" w:rsidRPr="00F44202" w:rsidRDefault="008F2B7C">
            <w:pPr>
              <w:widowControl/>
              <w:spacing w:before="120"/>
              <w:ind w:right="-482"/>
              <w:jc w:val="left"/>
              <w:rPr>
                <w:ins w:id="567" w:author="峻霆 林" w:date="2022-12-27T17:47:00Z"/>
                <w:rFonts w:ascii="Times New Roman" w:eastAsia="BiauKai" w:hAnsi="Times New Roman" w:cs="Times New Roman"/>
                <w:color w:val="000000" w:themeColor="text1"/>
                <w:sz w:val="24"/>
              </w:rPr>
              <w:pPrChange w:id="568" w:author="峻霆 林" w:date="2022-12-27T17:48:00Z">
                <w:pPr>
                  <w:widowControl/>
                  <w:spacing w:before="120"/>
                  <w:ind w:right="-482"/>
                  <w:jc w:val="center"/>
                </w:pPr>
              </w:pPrChange>
            </w:pPr>
            <w:r w:rsidRPr="00F44202">
              <w:rPr>
                <w:rFonts w:ascii="Times New Roman" w:eastAsia="BiauKai" w:hAnsi="Times New Roman" w:cs="Times New Roman"/>
                <w:i w:val="0"/>
                <w:color w:val="000000"/>
                <w:sz w:val="24"/>
              </w:rPr>
              <w:t>準確率</w:t>
            </w:r>
            <w:r w:rsidRPr="00F44202">
              <w:rPr>
                <w:rFonts w:ascii="Times New Roman" w:eastAsia="BiauKai" w:hAnsi="Times New Roman" w:cs="Times New Roman"/>
                <w:i w:val="0"/>
                <w:color w:val="000000"/>
                <w:sz w:val="24"/>
              </w:rPr>
              <w:t>(</w:t>
            </w:r>
            <w:r w:rsidRPr="00F44202">
              <w:rPr>
                <w:rFonts w:ascii="Times New Roman" w:eastAsia="BiauKai" w:hAnsi="Times New Roman" w:cs="Times New Roman"/>
                <w:i w:val="0"/>
                <w:color w:val="000000"/>
                <w:sz w:val="24"/>
              </w:rPr>
              <w:t>行走</w:t>
            </w:r>
            <w:r w:rsidRPr="00F44202">
              <w:rPr>
                <w:rFonts w:ascii="Times New Roman" w:eastAsia="BiauKai" w:hAnsi="Times New Roman" w:cs="Times New Roman"/>
                <w:i w:val="0"/>
                <w:color w:val="000000"/>
                <w:sz w:val="24"/>
              </w:rPr>
              <w:t>)</w:t>
            </w:r>
          </w:p>
        </w:tc>
        <w:tc>
          <w:tcPr>
            <w:tcW w:w="992" w:type="dxa"/>
            <w:vAlign w:val="center"/>
          </w:tcPr>
          <w:p w14:paraId="1D682C51" w14:textId="1D742B96"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69" w:author="峻霆 林" w:date="2022-12-27T17:47:00Z"/>
                <w:rFonts w:ascii="Times New Roman" w:eastAsia="BiauKai" w:hAnsi="Times New Roman" w:cs="Times New Roman"/>
                <w:color w:val="000000" w:themeColor="text1"/>
              </w:rPr>
              <w:pPrChange w:id="570" w:author="峻霆 林" w:date="2022-12-27T17:49: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93%</w:t>
            </w:r>
          </w:p>
        </w:tc>
        <w:tc>
          <w:tcPr>
            <w:tcW w:w="992" w:type="dxa"/>
            <w:vAlign w:val="center"/>
          </w:tcPr>
          <w:p w14:paraId="4078D78C" w14:textId="2A960102"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71" w:author="峻霆 林" w:date="2022-12-27T17:47:00Z"/>
                <w:rFonts w:ascii="Times New Roman" w:eastAsia="BiauKai" w:hAnsi="Times New Roman" w:cs="Times New Roman"/>
                <w:color w:val="000000" w:themeColor="text1"/>
              </w:rPr>
              <w:pPrChange w:id="572" w:author="峻霆 林" w:date="2022-12-27T17:49: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88%</w:t>
            </w:r>
          </w:p>
        </w:tc>
        <w:tc>
          <w:tcPr>
            <w:tcW w:w="992" w:type="dxa"/>
            <w:vAlign w:val="center"/>
          </w:tcPr>
          <w:p w14:paraId="76F1F192" w14:textId="4ACA2021"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73" w:author="峻霆 林" w:date="2022-12-27T17:47:00Z"/>
                <w:rFonts w:ascii="Times New Roman" w:eastAsia="BiauKai" w:hAnsi="Times New Roman" w:cs="Times New Roman"/>
                <w:color w:val="000000" w:themeColor="text1"/>
              </w:rPr>
              <w:pPrChange w:id="574" w:author="峻霆 林" w:date="2022-12-27T17:49: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97%</w:t>
            </w:r>
          </w:p>
        </w:tc>
        <w:tc>
          <w:tcPr>
            <w:tcW w:w="993" w:type="dxa"/>
            <w:vAlign w:val="center"/>
          </w:tcPr>
          <w:p w14:paraId="3ACD5477" w14:textId="69D5D621"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75" w:author="峻霆 林" w:date="2022-12-27T17:47:00Z"/>
                <w:rFonts w:ascii="Times New Roman" w:eastAsia="BiauKai" w:hAnsi="Times New Roman" w:cs="Times New Roman"/>
                <w:color w:val="000000" w:themeColor="text1"/>
              </w:rPr>
              <w:pPrChange w:id="576" w:author="峻霆 林" w:date="2022-12-27T17:49: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94%</w:t>
            </w:r>
          </w:p>
        </w:tc>
        <w:tc>
          <w:tcPr>
            <w:tcW w:w="992" w:type="dxa"/>
            <w:vAlign w:val="center"/>
          </w:tcPr>
          <w:p w14:paraId="722E3EC1" w14:textId="129FDCEA"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77" w:author="峻霆 林" w:date="2022-12-27T17:47:00Z"/>
                <w:rFonts w:ascii="Times New Roman" w:eastAsia="BiauKai" w:hAnsi="Times New Roman" w:cs="Times New Roman"/>
                <w:color w:val="000000" w:themeColor="text1"/>
              </w:rPr>
              <w:pPrChange w:id="578" w:author="峻霆 林" w:date="2022-12-27T17:49: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98%</w:t>
            </w:r>
          </w:p>
        </w:tc>
        <w:tc>
          <w:tcPr>
            <w:tcW w:w="992" w:type="dxa"/>
            <w:vAlign w:val="center"/>
          </w:tcPr>
          <w:p w14:paraId="732A7709" w14:textId="5AC95EFF"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79" w:author="峻霆 林" w:date="2022-12-27T17:47:00Z"/>
                <w:rFonts w:ascii="Times New Roman" w:eastAsia="BiauKai" w:hAnsi="Times New Roman" w:cs="Times New Roman"/>
                <w:color w:val="000000" w:themeColor="text1"/>
              </w:rPr>
              <w:pPrChange w:id="580" w:author="峻霆 林" w:date="2022-12-27T17:49: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98%</w:t>
            </w:r>
          </w:p>
        </w:tc>
        <w:tc>
          <w:tcPr>
            <w:tcW w:w="993" w:type="dxa"/>
            <w:vAlign w:val="center"/>
          </w:tcPr>
          <w:p w14:paraId="3F25771A" w14:textId="24C3810C" w:rsidR="008F2B7C" w:rsidRPr="00F44202" w:rsidRDefault="008F2B7C">
            <w:pPr>
              <w:widowControl/>
              <w:spacing w:before="120"/>
              <w:ind w:right="-482"/>
              <w:cnfStyle w:val="000000100000" w:firstRow="0" w:lastRow="0" w:firstColumn="0" w:lastColumn="0" w:oddVBand="0" w:evenVBand="0" w:oddHBand="1" w:evenHBand="0" w:firstRowFirstColumn="0" w:firstRowLastColumn="0" w:lastRowFirstColumn="0" w:lastRowLastColumn="0"/>
              <w:rPr>
                <w:ins w:id="581" w:author="峻霆 林" w:date="2022-12-27T17:47:00Z"/>
                <w:rFonts w:ascii="Times New Roman" w:eastAsia="BiauKai" w:hAnsi="Times New Roman" w:cs="Times New Roman"/>
                <w:color w:val="000000" w:themeColor="text1"/>
              </w:rPr>
              <w:pPrChange w:id="582" w:author="峻霆 林" w:date="2022-12-27T17:49:00Z">
                <w:pPr>
                  <w:widowControl/>
                  <w:spacing w:before="120"/>
                  <w:ind w:right="-482"/>
                  <w:jc w:val="center"/>
                  <w:cnfStyle w:val="000000100000" w:firstRow="0" w:lastRow="0" w:firstColumn="0" w:lastColumn="0" w:oddVBand="0" w:evenVBand="0" w:oddHBand="1" w:evenHBand="0" w:firstRowFirstColumn="0" w:firstRowLastColumn="0" w:lastRowFirstColumn="0" w:lastRowLastColumn="0"/>
                </w:pPr>
              </w:pPrChange>
            </w:pPr>
            <w:r w:rsidRPr="00F44202">
              <w:rPr>
                <w:rFonts w:ascii="Times New Roman" w:eastAsia="BiauKai" w:hAnsi="Times New Roman" w:cs="Times New Roman"/>
                <w:color w:val="000000"/>
              </w:rPr>
              <w:t>97</w:t>
            </w:r>
            <w:r w:rsidRPr="00F44202">
              <w:rPr>
                <w:rFonts w:ascii="Times New Roman" w:eastAsia="BiauKai" w:hAnsi="Times New Roman" w:cs="Times New Roman"/>
              </w:rPr>
              <w:t>%</w:t>
            </w:r>
          </w:p>
        </w:tc>
      </w:tr>
      <w:tr w:rsidR="00D23C8B" w:rsidRPr="00F44202" w14:paraId="56D1826C" w14:textId="77777777" w:rsidTr="00BA3520">
        <w:trPr>
          <w:trHeight w:val="480"/>
          <w:ins w:id="583" w:author="峻霆 林" w:date="2022-12-27T17:47:00Z"/>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706B2F9B" w14:textId="3B206837" w:rsidR="008F2B7C" w:rsidRPr="00F44202" w:rsidRDefault="008F2B7C">
            <w:pPr>
              <w:widowControl/>
              <w:spacing w:before="120"/>
              <w:ind w:right="-482"/>
              <w:jc w:val="left"/>
              <w:rPr>
                <w:ins w:id="584" w:author="峻霆 林" w:date="2022-12-27T17:47:00Z"/>
                <w:rFonts w:ascii="Times New Roman" w:eastAsia="BiauKai" w:hAnsi="Times New Roman" w:cs="Times New Roman"/>
                <w:color w:val="000000" w:themeColor="text1"/>
                <w:sz w:val="24"/>
              </w:rPr>
              <w:pPrChange w:id="585" w:author="峻霆 林" w:date="2022-12-27T17:48:00Z">
                <w:pPr>
                  <w:widowControl/>
                  <w:spacing w:before="120"/>
                  <w:ind w:right="-482"/>
                  <w:jc w:val="center"/>
                </w:pPr>
              </w:pPrChange>
            </w:pPr>
            <w:r w:rsidRPr="00F44202">
              <w:rPr>
                <w:rFonts w:ascii="Times New Roman" w:eastAsia="BiauKai" w:hAnsi="Times New Roman" w:cs="Times New Roman"/>
                <w:i w:val="0"/>
                <w:color w:val="000000"/>
                <w:sz w:val="24"/>
              </w:rPr>
              <w:t>F1 Score</w:t>
            </w:r>
          </w:p>
        </w:tc>
        <w:tc>
          <w:tcPr>
            <w:tcW w:w="992" w:type="dxa"/>
            <w:vAlign w:val="center"/>
          </w:tcPr>
          <w:p w14:paraId="5B0E445E" w14:textId="05D23D72"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86" w:author="峻霆 林" w:date="2022-12-27T17:47:00Z"/>
                <w:rFonts w:ascii="Times New Roman" w:eastAsia="BiauKai" w:hAnsi="Times New Roman" w:cs="Times New Roman"/>
                <w:color w:val="000000" w:themeColor="text1"/>
              </w:rPr>
              <w:pPrChange w:id="587"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82%</w:t>
            </w:r>
          </w:p>
        </w:tc>
        <w:tc>
          <w:tcPr>
            <w:tcW w:w="992" w:type="dxa"/>
            <w:vAlign w:val="center"/>
          </w:tcPr>
          <w:p w14:paraId="4D61BC1D" w14:textId="2D5B4309"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88" w:author="峻霆 林" w:date="2022-12-27T17:47:00Z"/>
                <w:rFonts w:ascii="Times New Roman" w:eastAsia="BiauKai" w:hAnsi="Times New Roman" w:cs="Times New Roman"/>
                <w:color w:val="000000" w:themeColor="text1"/>
              </w:rPr>
              <w:pPrChange w:id="589"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84%</w:t>
            </w:r>
          </w:p>
        </w:tc>
        <w:tc>
          <w:tcPr>
            <w:tcW w:w="992" w:type="dxa"/>
            <w:vAlign w:val="center"/>
          </w:tcPr>
          <w:p w14:paraId="397A88F1" w14:textId="02B6BF32"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90" w:author="峻霆 林" w:date="2022-12-27T17:47:00Z"/>
                <w:rFonts w:ascii="Times New Roman" w:eastAsia="BiauKai" w:hAnsi="Times New Roman" w:cs="Times New Roman"/>
                <w:color w:val="000000" w:themeColor="text1"/>
              </w:rPr>
              <w:pPrChange w:id="591"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87%</w:t>
            </w:r>
          </w:p>
        </w:tc>
        <w:tc>
          <w:tcPr>
            <w:tcW w:w="993" w:type="dxa"/>
            <w:vAlign w:val="center"/>
          </w:tcPr>
          <w:p w14:paraId="2CE44850" w14:textId="7E7F6667"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92" w:author="峻霆 林" w:date="2022-12-27T17:47:00Z"/>
                <w:rFonts w:ascii="Times New Roman" w:eastAsia="BiauKai" w:hAnsi="Times New Roman" w:cs="Times New Roman"/>
                <w:color w:val="000000" w:themeColor="text1"/>
              </w:rPr>
              <w:pPrChange w:id="593"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88%</w:t>
            </w:r>
          </w:p>
        </w:tc>
        <w:tc>
          <w:tcPr>
            <w:tcW w:w="992" w:type="dxa"/>
            <w:vAlign w:val="center"/>
          </w:tcPr>
          <w:p w14:paraId="4CB6F8D5" w14:textId="0BF3ADCB"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94" w:author="峻霆 林" w:date="2022-12-27T17:47:00Z"/>
                <w:rFonts w:ascii="Times New Roman" w:eastAsia="BiauKai" w:hAnsi="Times New Roman" w:cs="Times New Roman"/>
                <w:color w:val="000000" w:themeColor="text1"/>
              </w:rPr>
              <w:pPrChange w:id="595"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94%</w:t>
            </w:r>
          </w:p>
        </w:tc>
        <w:tc>
          <w:tcPr>
            <w:tcW w:w="992" w:type="dxa"/>
            <w:vAlign w:val="center"/>
          </w:tcPr>
          <w:p w14:paraId="2274E011" w14:textId="3CC1703E"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96" w:author="峻霆 林" w:date="2022-12-27T17:47:00Z"/>
                <w:rFonts w:ascii="Times New Roman" w:eastAsia="BiauKai" w:hAnsi="Times New Roman" w:cs="Times New Roman"/>
                <w:color w:val="000000" w:themeColor="text1"/>
              </w:rPr>
              <w:pPrChange w:id="597"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color w:val="000000"/>
              </w:rPr>
              <w:t>93.8%</w:t>
            </w:r>
          </w:p>
        </w:tc>
        <w:tc>
          <w:tcPr>
            <w:tcW w:w="993" w:type="dxa"/>
            <w:vAlign w:val="center"/>
          </w:tcPr>
          <w:p w14:paraId="78C4BA19" w14:textId="4C79A334" w:rsidR="008F2B7C" w:rsidRPr="00F44202" w:rsidRDefault="008F2B7C">
            <w:pPr>
              <w:widowControl/>
              <w:spacing w:before="120"/>
              <w:ind w:right="-482"/>
              <w:cnfStyle w:val="000000000000" w:firstRow="0" w:lastRow="0" w:firstColumn="0" w:lastColumn="0" w:oddVBand="0" w:evenVBand="0" w:oddHBand="0" w:evenHBand="0" w:firstRowFirstColumn="0" w:firstRowLastColumn="0" w:lastRowFirstColumn="0" w:lastRowLastColumn="0"/>
              <w:rPr>
                <w:ins w:id="598" w:author="峻霆 林" w:date="2022-12-27T17:47:00Z"/>
                <w:rFonts w:ascii="Times New Roman" w:eastAsia="BiauKai" w:hAnsi="Times New Roman" w:cs="Times New Roman"/>
                <w:color w:val="000000" w:themeColor="text1"/>
              </w:rPr>
              <w:pPrChange w:id="599" w:author="峻霆 林" w:date="2022-12-27T17:49:00Z">
                <w:pPr>
                  <w:widowControl/>
                  <w:spacing w:before="120"/>
                  <w:ind w:right="-482"/>
                  <w:jc w:val="center"/>
                  <w:cnfStyle w:val="000000000000" w:firstRow="0" w:lastRow="0" w:firstColumn="0" w:lastColumn="0" w:oddVBand="0" w:evenVBand="0" w:oddHBand="0" w:evenHBand="0" w:firstRowFirstColumn="0" w:firstRowLastColumn="0" w:lastRowFirstColumn="0" w:lastRowLastColumn="0"/>
                </w:pPr>
              </w:pPrChange>
            </w:pPr>
            <w:r w:rsidRPr="00F44202">
              <w:rPr>
                <w:rFonts w:ascii="Times New Roman" w:eastAsia="BiauKai" w:hAnsi="Times New Roman" w:cs="Times New Roman"/>
              </w:rPr>
              <w:t>90%</w:t>
            </w:r>
          </w:p>
        </w:tc>
      </w:tr>
    </w:tbl>
    <w:p w14:paraId="4828F691" w14:textId="77777777" w:rsidR="0044598A" w:rsidRPr="00F44202" w:rsidDel="0044598A" w:rsidRDefault="0044598A" w:rsidP="00062BE4">
      <w:pPr>
        <w:widowControl/>
        <w:spacing w:before="120"/>
        <w:ind w:left="-709" w:right="-482"/>
        <w:jc w:val="center"/>
        <w:rPr>
          <w:del w:id="600" w:author="峻霆 林" w:date="2022-12-27T17:50:00Z"/>
          <w:rFonts w:ascii="Times New Roman" w:eastAsia="BiauKai" w:hAnsi="Times New Roman" w:cs="Times New Roman"/>
          <w:color w:val="000000" w:themeColor="text1"/>
        </w:rPr>
      </w:pPr>
    </w:p>
    <w:p w14:paraId="47089B8E" w14:textId="77777777" w:rsidR="00062BE4" w:rsidRPr="00F44202" w:rsidRDefault="00062BE4" w:rsidP="00062BE4">
      <w:pPr>
        <w:pStyle w:val="paragraph"/>
        <w:spacing w:before="0" w:beforeAutospacing="0" w:after="0" w:afterAutospacing="0"/>
        <w:ind w:right="-495"/>
        <w:jc w:val="both"/>
        <w:textAlignment w:val="baseline"/>
        <w:rPr>
          <w:rStyle w:val="eop"/>
          <w:rFonts w:ascii="Times New Roman" w:eastAsia="BiauKai" w:hAnsi="Times New Roman" w:cs="Times New Roman"/>
          <w:color w:val="000000" w:themeColor="text1"/>
        </w:rPr>
      </w:pPr>
    </w:p>
    <w:p w14:paraId="181660CD" w14:textId="05910398" w:rsidR="002717A3" w:rsidRPr="00F44202" w:rsidRDefault="00062BE4" w:rsidP="00832D6C">
      <w:pPr>
        <w:widowControl/>
        <w:spacing w:before="280"/>
        <w:ind w:leftChars="5" w:left="12" w:rightChars="-201" w:right="-482"/>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    </w:t>
      </w:r>
      <w:r w:rsidR="008F2B7C" w:rsidRPr="00F44202">
        <w:rPr>
          <w:rFonts w:ascii="Times New Roman" w:eastAsia="BiauKai" w:hAnsi="Times New Roman" w:cs="Times New Roman"/>
        </w:rPr>
        <w:t>動作數據集給予標籤後，將其當作對照資料組（也就是</w:t>
      </w:r>
      <w:r w:rsidR="008F2B7C" w:rsidRPr="00F44202">
        <w:rPr>
          <w:rFonts w:ascii="Times New Roman" w:eastAsia="BiauKai" w:hAnsi="Times New Roman" w:cs="Times New Roman"/>
        </w:rPr>
        <w:t>ground-truth</w:t>
      </w:r>
      <w:r w:rsidR="008F2B7C" w:rsidRPr="00F44202">
        <w:rPr>
          <w:rFonts w:ascii="Times New Roman" w:eastAsia="BiauKai" w:hAnsi="Times New Roman" w:cs="Times New Roman"/>
        </w:rPr>
        <w:t>），使用另外收集的動作數據集來預測結果。預測結果的呈現觀察到使用不同特徵數量，會影響預測結果的準確率。</w:t>
      </w:r>
      <w:r w:rsidR="00CD3C7F" w:rsidRPr="00F44202">
        <w:rPr>
          <w:rFonts w:ascii="Times New Roman" w:eastAsia="BiauKai" w:hAnsi="Times New Roman" w:cs="Times New Roman"/>
        </w:rPr>
        <w:t>表</w:t>
      </w:r>
      <w:r w:rsidR="00CD3C7F" w:rsidRPr="00F44202">
        <w:rPr>
          <w:rFonts w:ascii="Times New Roman" w:eastAsia="BiauKai" w:hAnsi="Times New Roman" w:cs="Times New Roman"/>
        </w:rPr>
        <w:t>4</w:t>
      </w:r>
      <w:r w:rsidR="00CD3C7F" w:rsidRPr="00F44202">
        <w:rPr>
          <w:rFonts w:ascii="Times New Roman" w:eastAsia="BiauKai" w:hAnsi="Times New Roman" w:cs="Times New Roman"/>
        </w:rPr>
        <w:t>根據原有的資料特徵</w:t>
      </w:r>
      <w:r w:rsidR="00CD3C7F" w:rsidRPr="00F44202">
        <w:rPr>
          <w:rFonts w:ascii="Times New Roman" w:eastAsia="BiauKai" w:hAnsi="Times New Roman" w:cs="Times New Roman"/>
        </w:rPr>
        <w:t>(3-Axis Accelerometer and Gyro)</w:t>
      </w:r>
      <w:r w:rsidR="00CD3C7F" w:rsidRPr="00F44202">
        <w:rPr>
          <w:rFonts w:ascii="Times New Roman" w:eastAsia="BiauKai" w:hAnsi="Times New Roman" w:cs="Times New Roman"/>
        </w:rPr>
        <w:t>，額外使用一次微分、二次微分，及傅立葉轉換產生的頻域相關特徵</w:t>
      </w:r>
      <w:r w:rsidR="00CD3C7F" w:rsidRPr="00F44202">
        <w:rPr>
          <w:rFonts w:ascii="Times New Roman" w:eastAsia="BiauKai" w:hAnsi="Times New Roman" w:cs="Times New Roman"/>
        </w:rPr>
        <w:t xml:space="preserve">( </w:t>
      </w:r>
      <w:r w:rsidR="00CD3C7F" w:rsidRPr="00F44202">
        <w:rPr>
          <w:rFonts w:ascii="Times New Roman" w:eastAsia="BiauKai" w:hAnsi="Times New Roman" w:cs="Times New Roman"/>
        </w:rPr>
        <w:t>傅立葉反正切函數、傅立葉平方根</w:t>
      </w:r>
      <w:r w:rsidR="00CD3C7F" w:rsidRPr="00F44202">
        <w:rPr>
          <w:rFonts w:ascii="Times New Roman" w:eastAsia="BiauKai" w:hAnsi="Times New Roman" w:cs="Times New Roman"/>
        </w:rPr>
        <w:t xml:space="preserve"> )</w:t>
      </w:r>
      <w:r w:rsidR="00CD3C7F" w:rsidRPr="00F44202">
        <w:rPr>
          <w:rFonts w:ascii="Times New Roman" w:eastAsia="BiauKai" w:hAnsi="Times New Roman" w:cs="Times New Roman"/>
        </w:rPr>
        <w:t>。將以上</w:t>
      </w:r>
      <w:r w:rsidR="00CD3C7F" w:rsidRPr="00F44202">
        <w:rPr>
          <w:rFonts w:ascii="Times New Roman" w:eastAsia="BiauKai" w:hAnsi="Times New Roman" w:cs="Times New Roman"/>
        </w:rPr>
        <w:t>36</w:t>
      </w:r>
      <w:r w:rsidR="00CD3C7F" w:rsidRPr="00F44202">
        <w:rPr>
          <w:rFonts w:ascii="Times New Roman" w:eastAsia="BiauKai" w:hAnsi="Times New Roman" w:cs="Times New Roman"/>
        </w:rPr>
        <w:t>種特徵產生</w:t>
      </w:r>
      <w:r w:rsidR="00CD3C7F" w:rsidRPr="00F44202">
        <w:rPr>
          <w:rFonts w:ascii="Times New Roman" w:eastAsia="BiauKai" w:hAnsi="Times New Roman" w:cs="Times New Roman"/>
        </w:rPr>
        <w:t>8</w:t>
      </w:r>
      <w:r w:rsidR="00CD3C7F" w:rsidRPr="00F44202">
        <w:rPr>
          <w:rFonts w:ascii="Times New Roman" w:eastAsia="BiauKai" w:hAnsi="Times New Roman" w:cs="Times New Roman"/>
        </w:rPr>
        <w:t>組不同特徵組合</w:t>
      </w:r>
      <w:r w:rsidR="00CD3C7F" w:rsidRPr="00F44202">
        <w:rPr>
          <w:rFonts w:ascii="Times New Roman" w:eastAsia="BiauKai" w:hAnsi="Times New Roman" w:cs="Times New Roman"/>
        </w:rPr>
        <w:t>(A ~ H)</w:t>
      </w:r>
      <w:r w:rsidR="00CD3C7F" w:rsidRPr="00F44202">
        <w:rPr>
          <w:rFonts w:ascii="Times New Roman" w:eastAsia="BiauKai" w:hAnsi="Times New Roman" w:cs="Times New Roman"/>
        </w:rPr>
        <w:t>。特徵組合</w:t>
      </w:r>
      <w:r w:rsidR="00CD3C7F" w:rsidRPr="00F44202">
        <w:rPr>
          <w:rFonts w:ascii="Times New Roman" w:eastAsia="BiauKai" w:hAnsi="Times New Roman" w:cs="Times New Roman"/>
        </w:rPr>
        <w:t>A</w:t>
      </w:r>
      <w:r w:rsidR="00CD3C7F" w:rsidRPr="00F44202">
        <w:rPr>
          <w:rFonts w:ascii="Times New Roman" w:eastAsia="BiauKai" w:hAnsi="Times New Roman" w:cs="Times New Roman"/>
        </w:rPr>
        <w:t>使用特徵</w:t>
      </w:r>
      <w:r w:rsidR="00CD3C7F" w:rsidRPr="00F44202">
        <w:rPr>
          <w:rFonts w:ascii="Times New Roman" w:eastAsia="BiauKai" w:hAnsi="Times New Roman" w:cs="Times New Roman"/>
        </w:rPr>
        <w:t xml:space="preserve"> (3-Axis Accelerometer and Gyro) </w:t>
      </w:r>
      <w:r w:rsidR="00CD3C7F" w:rsidRPr="00F44202">
        <w:rPr>
          <w:rFonts w:ascii="Times New Roman" w:eastAsia="BiauKai" w:hAnsi="Times New Roman" w:cs="Times New Roman"/>
        </w:rPr>
        <w:t>預測得出結果</w:t>
      </w:r>
      <w:r w:rsidR="00CD3C7F" w:rsidRPr="00F44202">
        <w:rPr>
          <w:rFonts w:ascii="Times New Roman" w:eastAsia="BiauKai" w:hAnsi="Times New Roman" w:cs="Times New Roman"/>
        </w:rPr>
        <w:t xml:space="preserve">F1 Score </w:t>
      </w:r>
      <w:r w:rsidR="00CD3C7F" w:rsidRPr="00F44202">
        <w:rPr>
          <w:rFonts w:ascii="Times New Roman" w:eastAsia="BiauKai" w:hAnsi="Times New Roman" w:cs="Times New Roman"/>
        </w:rPr>
        <w:t>為</w:t>
      </w:r>
      <w:r w:rsidR="00CD3C7F" w:rsidRPr="00F44202">
        <w:rPr>
          <w:rFonts w:ascii="Times New Roman" w:eastAsia="BiauKai" w:hAnsi="Times New Roman" w:cs="Times New Roman"/>
        </w:rPr>
        <w:t>82%; B</w:t>
      </w:r>
      <w:r w:rsidR="00CD3C7F" w:rsidRPr="00F44202">
        <w:rPr>
          <w:rFonts w:ascii="Times New Roman" w:eastAsia="BiauKai" w:hAnsi="Times New Roman" w:cs="Times New Roman"/>
        </w:rPr>
        <w:t>由前</w:t>
      </w:r>
      <w:r w:rsidR="00CD3C7F" w:rsidRPr="00F44202">
        <w:rPr>
          <w:rFonts w:ascii="Times New Roman" w:eastAsia="BiauKai" w:hAnsi="Times New Roman" w:cs="Times New Roman"/>
        </w:rPr>
        <w:t>6</w:t>
      </w:r>
      <w:r w:rsidR="00CD3C7F" w:rsidRPr="00F44202">
        <w:rPr>
          <w:rFonts w:ascii="Times New Roman" w:eastAsia="BiauKai" w:hAnsi="Times New Roman" w:cs="Times New Roman"/>
        </w:rPr>
        <w:t>種特徵加入</w:t>
      </w:r>
      <w:r w:rsidR="00CD3C7F" w:rsidRPr="00F44202">
        <w:rPr>
          <w:rFonts w:ascii="Times New Roman" w:eastAsia="BiauKai" w:hAnsi="Times New Roman" w:cs="Times New Roman"/>
        </w:rPr>
        <w:t>Gyro</w:t>
      </w:r>
      <w:r w:rsidR="00CD3C7F" w:rsidRPr="00F44202">
        <w:rPr>
          <w:rFonts w:ascii="Times New Roman" w:eastAsia="BiauKai" w:hAnsi="Times New Roman" w:cs="Times New Roman"/>
        </w:rPr>
        <w:t>及</w:t>
      </w:r>
      <w:r w:rsidR="00CD3C7F" w:rsidRPr="00F44202">
        <w:rPr>
          <w:rFonts w:ascii="Times New Roman" w:eastAsia="BiauKai" w:hAnsi="Times New Roman" w:cs="Times New Roman"/>
        </w:rPr>
        <w:t>Accelerometer</w:t>
      </w:r>
      <w:r w:rsidR="00CD3C7F" w:rsidRPr="00F44202">
        <w:rPr>
          <w:rFonts w:ascii="Times New Roman" w:eastAsia="BiauKai" w:hAnsi="Times New Roman" w:cs="Times New Roman"/>
        </w:rPr>
        <w:t>的傅立葉轉換，得出結果</w:t>
      </w:r>
      <w:r w:rsidR="00CD3C7F" w:rsidRPr="00F44202">
        <w:rPr>
          <w:rFonts w:ascii="Times New Roman" w:eastAsia="BiauKai" w:hAnsi="Times New Roman" w:cs="Times New Roman"/>
        </w:rPr>
        <w:t>F1 Score</w:t>
      </w:r>
      <w:r w:rsidR="00CD3C7F" w:rsidRPr="00F44202">
        <w:rPr>
          <w:rFonts w:ascii="Times New Roman" w:eastAsia="BiauKai" w:hAnsi="Times New Roman" w:cs="Times New Roman"/>
        </w:rPr>
        <w:t>提升為</w:t>
      </w:r>
      <w:r w:rsidR="00CD3C7F" w:rsidRPr="00F44202">
        <w:rPr>
          <w:rFonts w:ascii="Times New Roman" w:eastAsia="BiauKai" w:hAnsi="Times New Roman" w:cs="Times New Roman"/>
        </w:rPr>
        <w:t>84%;C</w:t>
      </w:r>
      <w:r w:rsidR="00CD3C7F" w:rsidRPr="00F44202">
        <w:rPr>
          <w:rFonts w:ascii="Times New Roman" w:eastAsia="BiauKai" w:hAnsi="Times New Roman" w:cs="Times New Roman"/>
        </w:rPr>
        <w:t>由前</w:t>
      </w:r>
      <w:r w:rsidR="00CD3C7F" w:rsidRPr="00F44202">
        <w:rPr>
          <w:rFonts w:ascii="Times New Roman" w:eastAsia="BiauKai" w:hAnsi="Times New Roman" w:cs="Times New Roman"/>
        </w:rPr>
        <w:t>12</w:t>
      </w:r>
      <w:r w:rsidR="00CD3C7F" w:rsidRPr="00F44202">
        <w:rPr>
          <w:rFonts w:ascii="Times New Roman" w:eastAsia="BiauKai" w:hAnsi="Times New Roman" w:cs="Times New Roman"/>
        </w:rPr>
        <w:t>種特徵加入</w:t>
      </w:r>
      <w:r w:rsidR="00CD3C7F" w:rsidRPr="00F44202">
        <w:rPr>
          <w:rFonts w:ascii="Times New Roman" w:eastAsia="BiauKai" w:hAnsi="Times New Roman" w:cs="Times New Roman"/>
        </w:rPr>
        <w:t>Gyro</w:t>
      </w:r>
      <w:r w:rsidR="00CD3C7F" w:rsidRPr="00F44202">
        <w:rPr>
          <w:rFonts w:ascii="Times New Roman" w:eastAsia="BiauKai" w:hAnsi="Times New Roman" w:cs="Times New Roman"/>
        </w:rPr>
        <w:t>及</w:t>
      </w:r>
      <w:r w:rsidR="00CD3C7F" w:rsidRPr="00F44202">
        <w:rPr>
          <w:rFonts w:ascii="Times New Roman" w:eastAsia="BiauKai" w:hAnsi="Times New Roman" w:cs="Times New Roman"/>
        </w:rPr>
        <w:t>Accelerometer</w:t>
      </w:r>
      <w:r w:rsidR="00CD3C7F" w:rsidRPr="00F44202">
        <w:rPr>
          <w:rFonts w:ascii="Times New Roman" w:eastAsia="BiauKai" w:hAnsi="Times New Roman" w:cs="Times New Roman"/>
        </w:rPr>
        <w:t>的傅立葉平方根特徵轉換，得出的結果</w:t>
      </w:r>
      <w:r w:rsidR="00CD3C7F" w:rsidRPr="00F44202">
        <w:rPr>
          <w:rFonts w:ascii="Times New Roman" w:eastAsia="BiauKai" w:hAnsi="Times New Roman" w:cs="Times New Roman"/>
        </w:rPr>
        <w:t>F1 Score</w:t>
      </w:r>
      <w:r w:rsidR="00CD3C7F" w:rsidRPr="00F44202">
        <w:rPr>
          <w:rFonts w:ascii="Times New Roman" w:eastAsia="BiauKai" w:hAnsi="Times New Roman" w:cs="Times New Roman"/>
        </w:rPr>
        <w:t>為</w:t>
      </w:r>
      <w:r w:rsidR="00CD3C7F" w:rsidRPr="00F44202">
        <w:rPr>
          <w:rFonts w:ascii="Times New Roman" w:eastAsia="BiauKai" w:hAnsi="Times New Roman" w:cs="Times New Roman"/>
        </w:rPr>
        <w:t>87%;D</w:t>
      </w:r>
      <w:r w:rsidR="00CD3C7F" w:rsidRPr="00F44202">
        <w:rPr>
          <w:rFonts w:ascii="Times New Roman" w:eastAsia="BiauKai" w:hAnsi="Times New Roman" w:cs="Times New Roman"/>
        </w:rPr>
        <w:t>由組別</w:t>
      </w:r>
      <w:r w:rsidR="00CD3C7F" w:rsidRPr="00F44202">
        <w:rPr>
          <w:rFonts w:ascii="Times New Roman" w:eastAsia="BiauKai" w:hAnsi="Times New Roman" w:cs="Times New Roman"/>
        </w:rPr>
        <w:t>B</w:t>
      </w:r>
      <w:r w:rsidR="00CD3C7F" w:rsidRPr="00F44202">
        <w:rPr>
          <w:rFonts w:ascii="Times New Roman" w:eastAsia="BiauKai" w:hAnsi="Times New Roman" w:cs="Times New Roman"/>
        </w:rPr>
        <w:t>加入</w:t>
      </w:r>
      <w:r w:rsidR="00CD3C7F" w:rsidRPr="00F44202">
        <w:rPr>
          <w:rFonts w:ascii="Times New Roman" w:eastAsia="BiauKai" w:hAnsi="Times New Roman" w:cs="Times New Roman"/>
        </w:rPr>
        <w:t>Gyro</w:t>
      </w:r>
      <w:r w:rsidR="00CD3C7F" w:rsidRPr="00F44202">
        <w:rPr>
          <w:rFonts w:ascii="Times New Roman" w:eastAsia="BiauKai" w:hAnsi="Times New Roman" w:cs="Times New Roman"/>
        </w:rPr>
        <w:t>及</w:t>
      </w:r>
      <w:r w:rsidR="00CD3C7F" w:rsidRPr="00F44202">
        <w:rPr>
          <w:rFonts w:ascii="Times New Roman" w:eastAsia="BiauKai" w:hAnsi="Times New Roman" w:cs="Times New Roman"/>
        </w:rPr>
        <w:t>Accelerometer</w:t>
      </w:r>
      <w:r w:rsidR="00CD3C7F" w:rsidRPr="00F44202">
        <w:rPr>
          <w:rFonts w:ascii="Times New Roman" w:eastAsia="BiauKai" w:hAnsi="Times New Roman" w:cs="Times New Roman"/>
        </w:rPr>
        <w:t>的傅立葉反正切函數</w:t>
      </w:r>
      <w:r w:rsidR="00CD3C7F" w:rsidRPr="00F44202">
        <w:rPr>
          <w:rFonts w:ascii="Times New Roman" w:eastAsia="BiauKai" w:hAnsi="Times New Roman" w:cs="Times New Roman"/>
        </w:rPr>
        <w:t>(arctangent)</w:t>
      </w:r>
      <w:r w:rsidR="00CD3C7F" w:rsidRPr="00F44202">
        <w:rPr>
          <w:rFonts w:ascii="Times New Roman" w:eastAsia="BiauKai" w:hAnsi="Times New Roman" w:cs="Times New Roman"/>
        </w:rPr>
        <w:t>特徵轉換，得出結果</w:t>
      </w:r>
      <w:r w:rsidR="00CD3C7F" w:rsidRPr="00F44202">
        <w:rPr>
          <w:rFonts w:ascii="Times New Roman" w:eastAsia="BiauKai" w:hAnsi="Times New Roman" w:cs="Times New Roman"/>
        </w:rPr>
        <w:t>F1 Score</w:t>
      </w:r>
      <w:r w:rsidR="00CD3C7F" w:rsidRPr="00F44202">
        <w:rPr>
          <w:rFonts w:ascii="Times New Roman" w:eastAsia="BiauKai" w:hAnsi="Times New Roman" w:cs="Times New Roman"/>
        </w:rPr>
        <w:t>為</w:t>
      </w:r>
      <w:r w:rsidR="00CD3C7F" w:rsidRPr="00F44202">
        <w:rPr>
          <w:rFonts w:ascii="Times New Roman" w:eastAsia="BiauKai" w:hAnsi="Times New Roman" w:cs="Times New Roman"/>
        </w:rPr>
        <w:t>88%;E</w:t>
      </w:r>
      <w:r w:rsidR="00CD3C7F" w:rsidRPr="00F44202">
        <w:rPr>
          <w:rFonts w:ascii="Times New Roman" w:eastAsia="BiauKai" w:hAnsi="Times New Roman" w:cs="Times New Roman"/>
        </w:rPr>
        <w:t>由組別</w:t>
      </w:r>
      <w:r w:rsidR="00CD3C7F" w:rsidRPr="00F44202">
        <w:rPr>
          <w:rFonts w:ascii="Times New Roman" w:eastAsia="BiauKai" w:hAnsi="Times New Roman" w:cs="Times New Roman"/>
        </w:rPr>
        <w:t>D</w:t>
      </w:r>
      <w:r w:rsidR="00CD3C7F" w:rsidRPr="00F44202">
        <w:rPr>
          <w:rFonts w:ascii="Times New Roman" w:eastAsia="BiauKai" w:hAnsi="Times New Roman" w:cs="Times New Roman"/>
        </w:rPr>
        <w:t>加入</w:t>
      </w:r>
      <w:r w:rsidR="00CD3C7F" w:rsidRPr="00F44202">
        <w:rPr>
          <w:rFonts w:ascii="Times New Roman" w:eastAsia="BiauKai" w:hAnsi="Times New Roman" w:cs="Times New Roman"/>
        </w:rPr>
        <w:t>Gyro</w:t>
      </w:r>
      <w:r w:rsidR="00CD3C7F" w:rsidRPr="00F44202">
        <w:rPr>
          <w:rFonts w:ascii="Times New Roman" w:eastAsia="BiauKai" w:hAnsi="Times New Roman" w:cs="Times New Roman"/>
        </w:rPr>
        <w:t>及</w:t>
      </w:r>
      <w:r w:rsidR="00CD3C7F" w:rsidRPr="00F44202">
        <w:rPr>
          <w:rFonts w:ascii="Times New Roman" w:eastAsia="BiauKai" w:hAnsi="Times New Roman" w:cs="Times New Roman"/>
        </w:rPr>
        <w:t>Accelerometer</w:t>
      </w:r>
      <w:r w:rsidR="00CD3C7F" w:rsidRPr="00F44202">
        <w:rPr>
          <w:rFonts w:ascii="Times New Roman" w:eastAsia="BiauKai" w:hAnsi="Times New Roman" w:cs="Times New Roman"/>
        </w:rPr>
        <w:t>的一次微分轉換特徵，得出結果</w:t>
      </w:r>
      <w:r w:rsidR="00CD3C7F" w:rsidRPr="00F44202">
        <w:rPr>
          <w:rFonts w:ascii="Times New Roman" w:eastAsia="BiauKai" w:hAnsi="Times New Roman" w:cs="Times New Roman"/>
        </w:rPr>
        <w:t xml:space="preserve">F1 Score </w:t>
      </w:r>
      <w:r w:rsidR="00CD3C7F" w:rsidRPr="00F44202">
        <w:rPr>
          <w:rFonts w:ascii="Times New Roman" w:eastAsia="BiauKai" w:hAnsi="Times New Roman" w:cs="Times New Roman"/>
        </w:rPr>
        <w:t>為</w:t>
      </w:r>
      <w:r w:rsidR="00CD3C7F" w:rsidRPr="00F44202">
        <w:rPr>
          <w:rFonts w:ascii="Times New Roman" w:eastAsia="BiauKai" w:hAnsi="Times New Roman" w:cs="Times New Roman"/>
        </w:rPr>
        <w:t>94%;F</w:t>
      </w:r>
      <w:r w:rsidR="00CD3C7F" w:rsidRPr="00F44202">
        <w:rPr>
          <w:rFonts w:ascii="Times New Roman" w:eastAsia="BiauKai" w:hAnsi="Times New Roman" w:cs="Times New Roman"/>
        </w:rPr>
        <w:t>由組別</w:t>
      </w:r>
      <w:r w:rsidR="00CD3C7F" w:rsidRPr="00F44202">
        <w:rPr>
          <w:rFonts w:ascii="Times New Roman" w:eastAsia="BiauKai" w:hAnsi="Times New Roman" w:cs="Times New Roman"/>
        </w:rPr>
        <w:t>D</w:t>
      </w:r>
      <w:r w:rsidR="00CD3C7F" w:rsidRPr="00F44202">
        <w:rPr>
          <w:rFonts w:ascii="Times New Roman" w:eastAsia="BiauKai" w:hAnsi="Times New Roman" w:cs="Times New Roman"/>
        </w:rPr>
        <w:t>加入</w:t>
      </w:r>
      <w:r w:rsidR="00CD3C7F" w:rsidRPr="00F44202">
        <w:rPr>
          <w:rFonts w:ascii="Times New Roman" w:eastAsia="BiauKai" w:hAnsi="Times New Roman" w:cs="Times New Roman"/>
        </w:rPr>
        <w:t>Gyro</w:t>
      </w:r>
      <w:r w:rsidR="00CD3C7F" w:rsidRPr="00F44202">
        <w:rPr>
          <w:rFonts w:ascii="Times New Roman" w:eastAsia="BiauKai" w:hAnsi="Times New Roman" w:cs="Times New Roman"/>
        </w:rPr>
        <w:t>及</w:t>
      </w:r>
      <w:r w:rsidR="00CD3C7F" w:rsidRPr="00F44202">
        <w:rPr>
          <w:rFonts w:ascii="Times New Roman" w:eastAsia="BiauKai" w:hAnsi="Times New Roman" w:cs="Times New Roman"/>
        </w:rPr>
        <w:t>Accelerometer</w:t>
      </w:r>
      <w:r w:rsidR="00CD3C7F" w:rsidRPr="00F44202">
        <w:rPr>
          <w:rFonts w:ascii="Times New Roman" w:eastAsia="BiauKai" w:hAnsi="Times New Roman" w:cs="Times New Roman"/>
        </w:rPr>
        <w:t>的二次微分轉換特徵，得出結果</w:t>
      </w:r>
      <w:r w:rsidR="00CD3C7F" w:rsidRPr="00F44202">
        <w:rPr>
          <w:rFonts w:ascii="Times New Roman" w:eastAsia="BiauKai" w:hAnsi="Times New Roman" w:cs="Times New Roman"/>
        </w:rPr>
        <w:t xml:space="preserve">F1 Score </w:t>
      </w:r>
      <w:r w:rsidR="00CD3C7F" w:rsidRPr="00F44202">
        <w:rPr>
          <w:rFonts w:ascii="Times New Roman" w:eastAsia="BiauKai" w:hAnsi="Times New Roman" w:cs="Times New Roman"/>
        </w:rPr>
        <w:t>為</w:t>
      </w:r>
      <w:r w:rsidR="00CD3C7F" w:rsidRPr="00F44202">
        <w:rPr>
          <w:rFonts w:ascii="Times New Roman" w:eastAsia="BiauKai" w:hAnsi="Times New Roman" w:cs="Times New Roman"/>
        </w:rPr>
        <w:t>93%;G</w:t>
      </w:r>
      <w:r w:rsidR="00CD3C7F" w:rsidRPr="00F44202">
        <w:rPr>
          <w:rFonts w:ascii="Times New Roman" w:eastAsia="BiauKai" w:hAnsi="Times New Roman" w:cs="Times New Roman"/>
        </w:rPr>
        <w:t>由組別</w:t>
      </w:r>
      <w:r w:rsidR="00CD3C7F" w:rsidRPr="00F44202">
        <w:rPr>
          <w:rFonts w:ascii="Times New Roman" w:eastAsia="BiauKai" w:hAnsi="Times New Roman" w:cs="Times New Roman"/>
        </w:rPr>
        <w:t>D</w:t>
      </w:r>
      <w:r w:rsidR="00CD3C7F" w:rsidRPr="00F44202">
        <w:rPr>
          <w:rFonts w:ascii="Times New Roman" w:eastAsia="BiauKai" w:hAnsi="Times New Roman" w:cs="Times New Roman"/>
        </w:rPr>
        <w:t>加入</w:t>
      </w:r>
      <w:r w:rsidR="00CD3C7F" w:rsidRPr="00F44202">
        <w:rPr>
          <w:rFonts w:ascii="Times New Roman" w:eastAsia="BiauKai" w:hAnsi="Times New Roman" w:cs="Times New Roman"/>
        </w:rPr>
        <w:t>Gyro</w:t>
      </w:r>
      <w:r w:rsidR="00CD3C7F" w:rsidRPr="00F44202">
        <w:rPr>
          <w:rFonts w:ascii="Times New Roman" w:eastAsia="BiauKai" w:hAnsi="Times New Roman" w:cs="Times New Roman"/>
        </w:rPr>
        <w:t>及</w:t>
      </w:r>
      <w:r w:rsidR="00CD3C7F" w:rsidRPr="00F44202">
        <w:rPr>
          <w:rFonts w:ascii="Times New Roman" w:eastAsia="BiauKai" w:hAnsi="Times New Roman" w:cs="Times New Roman"/>
        </w:rPr>
        <w:t>Accelerometer</w:t>
      </w:r>
      <w:r w:rsidR="00CD3C7F" w:rsidRPr="00F44202">
        <w:rPr>
          <w:rFonts w:ascii="Times New Roman" w:eastAsia="BiauKai" w:hAnsi="Times New Roman" w:cs="Times New Roman"/>
        </w:rPr>
        <w:t>的一次微分、二次微分轉換特徵，得出結果</w:t>
      </w:r>
      <w:r w:rsidR="00CD3C7F" w:rsidRPr="00F44202">
        <w:rPr>
          <w:rFonts w:ascii="Times New Roman" w:eastAsia="BiauKai" w:hAnsi="Times New Roman" w:cs="Times New Roman"/>
        </w:rPr>
        <w:t xml:space="preserve">F1 Score </w:t>
      </w:r>
      <w:r w:rsidR="00CD3C7F" w:rsidRPr="00F44202">
        <w:rPr>
          <w:rFonts w:ascii="Times New Roman" w:eastAsia="BiauKai" w:hAnsi="Times New Roman" w:cs="Times New Roman"/>
        </w:rPr>
        <w:t>為</w:t>
      </w:r>
      <w:r w:rsidR="00CD3C7F" w:rsidRPr="00F44202">
        <w:rPr>
          <w:rFonts w:ascii="Times New Roman" w:eastAsia="BiauKai" w:hAnsi="Times New Roman" w:cs="Times New Roman"/>
        </w:rPr>
        <w:t>90%;</w:t>
      </w:r>
      <w:r w:rsidR="00CD3C7F" w:rsidRPr="00F44202">
        <w:rPr>
          <w:rFonts w:ascii="Times New Roman" w:eastAsia="BiauKai" w:hAnsi="Times New Roman" w:cs="Times New Roman"/>
        </w:rPr>
        <w:t>組別</w:t>
      </w:r>
      <w:r w:rsidR="00CD3C7F" w:rsidRPr="00F44202">
        <w:rPr>
          <w:rFonts w:ascii="Times New Roman" w:eastAsia="BiauKai" w:hAnsi="Times New Roman" w:cs="Times New Roman"/>
        </w:rPr>
        <w:t>H</w:t>
      </w:r>
      <w:r w:rsidR="00CD3C7F" w:rsidRPr="00F44202">
        <w:rPr>
          <w:rFonts w:ascii="Times New Roman" w:eastAsia="BiauKai" w:hAnsi="Times New Roman" w:cs="Times New Roman"/>
        </w:rPr>
        <w:t>為所有特徵而成，得出結果</w:t>
      </w:r>
      <w:r w:rsidR="00CD3C7F" w:rsidRPr="00F44202">
        <w:rPr>
          <w:rFonts w:ascii="Times New Roman" w:eastAsia="BiauKai" w:hAnsi="Times New Roman" w:cs="Times New Roman"/>
        </w:rPr>
        <w:t xml:space="preserve">F1 Score </w:t>
      </w:r>
      <w:r w:rsidR="00CD3C7F" w:rsidRPr="00F44202">
        <w:rPr>
          <w:rFonts w:ascii="Times New Roman" w:eastAsia="BiauKai" w:hAnsi="Times New Roman" w:cs="Times New Roman"/>
        </w:rPr>
        <w:t>為</w:t>
      </w:r>
      <w:r w:rsidR="00CD3C7F" w:rsidRPr="00F44202">
        <w:rPr>
          <w:rFonts w:ascii="Times New Roman" w:eastAsia="BiauKai" w:hAnsi="Times New Roman" w:cs="Times New Roman"/>
        </w:rPr>
        <w:t>91%</w:t>
      </w:r>
      <w:r w:rsidR="00CD3C7F" w:rsidRPr="00F44202">
        <w:rPr>
          <w:rFonts w:ascii="Times New Roman" w:eastAsia="BiauKai" w:hAnsi="Times New Roman" w:cs="Times New Roman"/>
        </w:rPr>
        <w:t>。從預測結果分析，觀察到在特徵預測時取原數據值加上傅立葉、傅立葉反正切函數、傅立葉平方根、原始六種特徵的一次微分、二次微分的數據</w:t>
      </w:r>
      <w:r w:rsidR="00CD3C7F" w:rsidRPr="00F44202">
        <w:rPr>
          <w:rFonts w:ascii="Times New Roman" w:eastAsia="BiauKai" w:hAnsi="Times New Roman" w:cs="Times New Roman"/>
        </w:rPr>
        <w:t>(36</w:t>
      </w:r>
      <w:r w:rsidR="00CD3C7F" w:rsidRPr="00F44202">
        <w:rPr>
          <w:rFonts w:ascii="Times New Roman" w:eastAsia="BiauKai" w:hAnsi="Times New Roman" w:cs="Times New Roman"/>
        </w:rPr>
        <w:t>種特徵</w:t>
      </w:r>
      <w:r w:rsidR="00CD3C7F" w:rsidRPr="00F44202">
        <w:rPr>
          <w:rFonts w:ascii="Times New Roman" w:eastAsia="BiauKai" w:hAnsi="Times New Roman" w:cs="Times New Roman"/>
        </w:rPr>
        <w:t>)</w:t>
      </w:r>
      <w:r w:rsidR="00CD3C7F" w:rsidRPr="00F44202">
        <w:rPr>
          <w:rFonts w:ascii="Times New Roman" w:eastAsia="BiauKai" w:hAnsi="Times New Roman" w:cs="Times New Roman"/>
        </w:rPr>
        <w:t>，預測所得的</w:t>
      </w:r>
      <w:r w:rsidR="00CD3C7F" w:rsidRPr="00F44202">
        <w:rPr>
          <w:rFonts w:ascii="Times New Roman" w:eastAsia="BiauKai" w:hAnsi="Times New Roman" w:cs="Times New Roman"/>
        </w:rPr>
        <w:t>F1 Score</w:t>
      </w:r>
      <w:r w:rsidR="00CD3C7F" w:rsidRPr="00F44202">
        <w:rPr>
          <w:rFonts w:ascii="Times New Roman" w:eastAsia="BiauKai" w:hAnsi="Times New Roman" w:cs="Times New Roman"/>
        </w:rPr>
        <w:t>有提高的趨勢。其中組別</w:t>
      </w:r>
      <w:r w:rsidR="00CD3C7F" w:rsidRPr="00F44202">
        <w:rPr>
          <w:rFonts w:ascii="Times New Roman" w:eastAsia="BiauKai" w:hAnsi="Times New Roman" w:cs="Times New Roman"/>
        </w:rPr>
        <w:t>E</w:t>
      </w:r>
      <w:r w:rsidR="00CD3C7F" w:rsidRPr="00F44202">
        <w:rPr>
          <w:rFonts w:ascii="Times New Roman" w:eastAsia="BiauKai" w:hAnsi="Times New Roman" w:cs="Times New Roman"/>
        </w:rPr>
        <w:t>的預測效果是最好</w:t>
      </w:r>
      <w:r w:rsidR="00CD3C7F" w:rsidRPr="00F44202">
        <w:rPr>
          <w:rFonts w:ascii="Times New Roman" w:eastAsia="BiauKai" w:hAnsi="Times New Roman" w:cs="Times New Roman"/>
        </w:rPr>
        <w:t>(F1 Score = 94%)</w:t>
      </w:r>
      <w:r w:rsidR="00CD3C7F" w:rsidRPr="00F44202">
        <w:rPr>
          <w:rFonts w:ascii="Times New Roman" w:eastAsia="BiauKai" w:hAnsi="Times New Roman" w:cs="Times New Roman"/>
        </w:rPr>
        <w:t>，得知除了原始六種基本特徵外加入</w:t>
      </w:r>
      <w:r w:rsidR="00CD3C7F" w:rsidRPr="00F44202">
        <w:rPr>
          <w:rFonts w:ascii="Times New Roman" w:eastAsia="BiauKai" w:hAnsi="Times New Roman" w:cs="Times New Roman"/>
        </w:rPr>
        <w:t>Gyro</w:t>
      </w:r>
      <w:r w:rsidR="00CD3C7F" w:rsidRPr="00F44202">
        <w:rPr>
          <w:rFonts w:ascii="Times New Roman" w:eastAsia="BiauKai" w:hAnsi="Times New Roman" w:cs="Times New Roman"/>
        </w:rPr>
        <w:t>及</w:t>
      </w:r>
      <w:r w:rsidR="00CD3C7F" w:rsidRPr="00F44202">
        <w:rPr>
          <w:rFonts w:ascii="Times New Roman" w:eastAsia="BiauKai" w:hAnsi="Times New Roman" w:cs="Times New Roman"/>
        </w:rPr>
        <w:t>Accelerometer</w:t>
      </w:r>
      <w:r w:rsidR="00CD3C7F" w:rsidRPr="00F44202">
        <w:rPr>
          <w:rFonts w:ascii="Times New Roman" w:eastAsia="BiauKai" w:hAnsi="Times New Roman" w:cs="Times New Roman"/>
        </w:rPr>
        <w:t>的傅立葉轉換、傅立葉反正切函數和一次微分特徵能提高</w:t>
      </w:r>
      <w:r w:rsidR="00CD3C7F" w:rsidRPr="00F44202">
        <w:rPr>
          <w:rFonts w:ascii="Times New Roman" w:eastAsia="BiauKai" w:hAnsi="Times New Roman" w:cs="Times New Roman"/>
        </w:rPr>
        <w:t xml:space="preserve">12% </w:t>
      </w:r>
      <w:r w:rsidR="00CD3C7F" w:rsidRPr="00F44202">
        <w:rPr>
          <w:rFonts w:ascii="Times New Roman" w:eastAsia="BiauKai" w:hAnsi="Times New Roman" w:cs="Times New Roman"/>
        </w:rPr>
        <w:t>的準確</w:t>
      </w:r>
      <w:ins w:id="601" w:author="XD Luh" w:date="2022-12-15T12:08:00Z">
        <w:r w:rsidR="0094196F" w:rsidRPr="00F44202">
          <w:rPr>
            <w:rFonts w:ascii="Times New Roman" w:eastAsia="BiauKai" w:hAnsi="Times New Roman" w:cs="Times New Roman"/>
            <w:color w:val="000000" w:themeColor="text1"/>
          </w:rPr>
          <w:t>率。</w:t>
        </w:r>
      </w:ins>
    </w:p>
    <w:p w14:paraId="0EB52ABC" w14:textId="77777777" w:rsidR="00A56F2A" w:rsidRPr="00F44202" w:rsidRDefault="00A56F2A" w:rsidP="00832D6C">
      <w:pPr>
        <w:widowControl/>
        <w:spacing w:before="280"/>
        <w:ind w:leftChars="5" w:left="12" w:rightChars="-201" w:right="-482"/>
        <w:jc w:val="both"/>
        <w:rPr>
          <w:rFonts w:ascii="Times New Roman" w:eastAsia="BiauKai" w:hAnsi="Times New Roman" w:cs="Times New Roman"/>
          <w:color w:val="000000" w:themeColor="text1"/>
        </w:rPr>
      </w:pPr>
    </w:p>
    <w:p w14:paraId="2D07B034" w14:textId="25C21077" w:rsidR="00A56F2A" w:rsidRPr="00F44202" w:rsidRDefault="00FD452A" w:rsidP="001F02CF">
      <w:pPr>
        <w:pStyle w:val="2"/>
        <w:jc w:val="center"/>
        <w:rPr>
          <w:rFonts w:ascii="Times New Roman" w:eastAsia="BiauKai" w:hAnsi="Times New Roman" w:cs="Times New Roman"/>
        </w:rPr>
      </w:pPr>
      <w:bookmarkStart w:id="602" w:name="_Toc129382081"/>
      <w:r w:rsidRPr="00F44202">
        <w:rPr>
          <w:rFonts w:ascii="Times New Roman" w:eastAsia="BiauKai" w:hAnsi="Times New Roman" w:cs="Times New Roman"/>
        </w:rPr>
        <w:t>第五章</w:t>
      </w:r>
      <w:r w:rsidR="00447682" w:rsidRPr="00F44202">
        <w:rPr>
          <w:rFonts w:ascii="Times New Roman" w:eastAsia="BiauKai" w:hAnsi="Times New Roman" w:cs="Times New Roman"/>
        </w:rPr>
        <w:t xml:space="preserve"> </w:t>
      </w:r>
      <w:r w:rsidR="002C139D" w:rsidRPr="00F44202">
        <w:rPr>
          <w:rFonts w:ascii="Times New Roman" w:eastAsia="BiauKai" w:hAnsi="Times New Roman" w:cs="Times New Roman"/>
        </w:rPr>
        <w:t>討論</w:t>
      </w:r>
      <w:bookmarkEnd w:id="602"/>
    </w:p>
    <w:p w14:paraId="4D1102AF" w14:textId="77777777" w:rsidR="001F02CF" w:rsidRDefault="001F02CF" w:rsidP="00A56F2A">
      <w:pPr>
        <w:ind w:firstLine="480"/>
        <w:jc w:val="both"/>
        <w:rPr>
          <w:rFonts w:ascii="Times New Roman" w:eastAsia="BiauKai" w:hAnsi="Times New Roman" w:cs="Times New Roman"/>
          <w:color w:val="000000" w:themeColor="text1"/>
          <w:highlight w:val="yellow"/>
        </w:rPr>
      </w:pPr>
    </w:p>
    <w:p w14:paraId="3427DD7A" w14:textId="0EA78E76" w:rsidR="008F2B7C" w:rsidRPr="00F44202" w:rsidRDefault="008F2B7C" w:rsidP="00A56F2A">
      <w:pPr>
        <w:ind w:firstLine="480"/>
        <w:jc w:val="both"/>
        <w:rPr>
          <w:rFonts w:ascii="Times New Roman" w:eastAsia="BiauKai" w:hAnsi="Times New Roman" w:cs="Times New Roman"/>
        </w:rPr>
      </w:pPr>
      <w:del w:id="603" w:author="峻霆 林" w:date="2022-12-27T19:58:00Z">
        <w:r w:rsidRPr="00F44202" w:rsidDel="00D40FA7">
          <w:rPr>
            <w:rFonts w:ascii="Times New Roman" w:eastAsia="BiauKai" w:hAnsi="Times New Roman" w:cs="Times New Roman" w:hint="eastAsia"/>
            <w:color w:val="000000" w:themeColor="text1"/>
            <w:highlight w:val="yellow"/>
            <w:rPrChange w:id="604" w:author="峻霆 林" w:date="2022-12-28T18:30:00Z">
              <w:rPr>
                <w:rFonts w:asciiTheme="majorBidi" w:eastAsia="標楷體" w:hAnsiTheme="majorBidi" w:cstheme="majorBidi" w:hint="eastAsia"/>
                <w:color w:val="000000" w:themeColor="text1"/>
              </w:rPr>
            </w:rPrChange>
          </w:rPr>
          <w:delText>總之，</w:delText>
        </w:r>
      </w:del>
      <w:del w:id="605" w:author="峻霆 林" w:date="2022-12-28T18:18:00Z">
        <w:r w:rsidRPr="00F44202" w:rsidDel="00B874B0">
          <w:rPr>
            <w:rFonts w:ascii="Times New Roman" w:eastAsia="BiauKai" w:hAnsi="Times New Roman" w:cs="Times New Roman" w:hint="eastAsia"/>
            <w:color w:val="000000" w:themeColor="text1"/>
            <w:highlight w:val="yellow"/>
            <w:rPrChange w:id="606" w:author="峻霆 林" w:date="2022-12-28T18:30:00Z">
              <w:rPr>
                <w:rFonts w:asciiTheme="majorBidi" w:eastAsia="標楷體" w:hAnsiTheme="majorBidi" w:cstheme="majorBidi" w:hint="eastAsia"/>
                <w:color w:val="000000" w:themeColor="text1"/>
              </w:rPr>
            </w:rPrChange>
          </w:rPr>
          <w:delText>在上述結果中可以發現</w:delText>
        </w:r>
      </w:del>
      <w:r w:rsidRPr="00F44202">
        <w:rPr>
          <w:rFonts w:ascii="Times New Roman" w:eastAsia="BiauKai" w:hAnsi="Times New Roman" w:cs="Times New Roman"/>
        </w:rPr>
        <w:t>本研究所建構的預測模型，最佳的表現是同時使用兩個基本感測器的</w:t>
      </w:r>
      <w:r w:rsidRPr="00F44202">
        <w:rPr>
          <w:rFonts w:ascii="Times New Roman" w:eastAsia="BiauKai" w:hAnsi="Times New Roman" w:cs="Times New Roman"/>
        </w:rPr>
        <w:t>24</w:t>
      </w:r>
      <w:r w:rsidRPr="00F44202">
        <w:rPr>
          <w:rFonts w:ascii="Times New Roman" w:eastAsia="BiauKai" w:hAnsi="Times New Roman" w:cs="Times New Roman"/>
        </w:rPr>
        <w:t>種特徵</w:t>
      </w:r>
      <w:r w:rsidRPr="00F44202">
        <w:rPr>
          <w:rFonts w:ascii="Times New Roman" w:eastAsia="BiauKai" w:hAnsi="Times New Roman" w:cs="Times New Roman"/>
        </w:rPr>
        <w:t>(</w:t>
      </w:r>
      <w:r w:rsidRPr="00F44202">
        <w:rPr>
          <w:rFonts w:ascii="Times New Roman" w:eastAsia="BiauKai" w:hAnsi="Times New Roman" w:cs="Times New Roman"/>
        </w:rPr>
        <w:t>三軸加速度計</w:t>
      </w:r>
      <w:r w:rsidRPr="00F44202">
        <w:rPr>
          <w:rFonts w:ascii="Times New Roman" w:eastAsia="BiauKai" w:hAnsi="Times New Roman" w:cs="Times New Roman"/>
        </w:rPr>
        <w:t xml:space="preserve"> </w:t>
      </w:r>
      <w:r w:rsidRPr="00F44202">
        <w:rPr>
          <w:rFonts w:ascii="Times New Roman" w:eastAsia="BiauKai" w:hAnsi="Times New Roman" w:cs="Times New Roman"/>
        </w:rPr>
        <w:t>、陀螺儀、傅立葉、傅立葉反正切函數和一次微分</w:t>
      </w:r>
      <w:r w:rsidRPr="00F44202">
        <w:rPr>
          <w:rFonts w:ascii="Times New Roman" w:eastAsia="BiauKai" w:hAnsi="Times New Roman" w:cs="Times New Roman"/>
        </w:rPr>
        <w:t>)</w:t>
      </w:r>
      <w:r w:rsidRPr="00F44202">
        <w:rPr>
          <w:rFonts w:ascii="Times New Roman" w:eastAsia="BiauKai" w:hAnsi="Times New Roman" w:cs="Times New Roman"/>
        </w:rPr>
        <w:t>，其準確率可達</w:t>
      </w:r>
      <w:r w:rsidRPr="00F44202">
        <w:rPr>
          <w:rFonts w:ascii="Times New Roman" w:eastAsia="BiauKai" w:hAnsi="Times New Roman" w:cs="Times New Roman"/>
        </w:rPr>
        <w:t>97%</w:t>
      </w:r>
      <w:r w:rsidRPr="00F44202">
        <w:rPr>
          <w:rFonts w:ascii="Times New Roman" w:eastAsia="BiauKai" w:hAnsi="Times New Roman" w:cs="Times New Roman"/>
        </w:rPr>
        <w:t>。相較於先前研究的特徵有八十種或是使用三個高階感測器的系統設計準確率可達</w:t>
      </w:r>
      <w:r w:rsidRPr="00F44202">
        <w:rPr>
          <w:rFonts w:ascii="Times New Roman" w:eastAsia="BiauKai" w:hAnsi="Times New Roman" w:cs="Times New Roman"/>
        </w:rPr>
        <w:t>98%</w:t>
      </w:r>
      <w:r w:rsidRPr="00F44202">
        <w:rPr>
          <w:rFonts w:ascii="Times New Roman" w:eastAsia="BiauKai" w:hAnsi="Times New Roman" w:cs="Times New Roman"/>
        </w:rPr>
        <w:t>，兩者間表現也在伯仲之間。所以僅使用具基本的感測器及重要特徵的重要選擇，及可建立一套動作辨識的完整系統。</w:t>
      </w:r>
    </w:p>
    <w:p w14:paraId="78685A5F" w14:textId="77777777" w:rsidR="008F2B7C" w:rsidRPr="00F44202" w:rsidRDefault="008F2B7C" w:rsidP="00447682">
      <w:pPr>
        <w:jc w:val="both"/>
        <w:rPr>
          <w:ins w:id="607" w:author="峻霆 林" w:date="2022-12-28T18:31:00Z"/>
          <w:rFonts w:ascii="Times New Roman" w:eastAsia="BiauKai" w:hAnsi="Times New Roman" w:cs="Times New Roman"/>
          <w:color w:val="000000" w:themeColor="text1"/>
        </w:rPr>
      </w:pPr>
      <w:r w:rsidRPr="00F44202">
        <w:rPr>
          <w:rFonts w:ascii="Times New Roman" w:eastAsia="BiauKai" w:hAnsi="Times New Roman" w:cs="Times New Roman"/>
        </w:rPr>
        <w:t>在預測準確上是極為重要的。利用重點特徵的預測，可以使模型訓練特徵數量更</w:t>
      </w:r>
      <w:r w:rsidRPr="00F44202">
        <w:rPr>
          <w:rFonts w:ascii="Times New Roman" w:eastAsia="BiauKai" w:hAnsi="Times New Roman" w:cs="Times New Roman"/>
        </w:rPr>
        <w:lastRenderedPageBreak/>
        <w:t>為簡單但同時也可達到很高的預測效果。在預測拿起</w:t>
      </w:r>
      <w:r w:rsidRPr="00F44202">
        <w:rPr>
          <w:rFonts w:ascii="Times New Roman" w:eastAsia="BiauKai" w:hAnsi="Times New Roman" w:cs="Times New Roman"/>
        </w:rPr>
        <w:t>/</w:t>
      </w:r>
      <w:r w:rsidRPr="00F44202">
        <w:rPr>
          <w:rFonts w:ascii="Times New Roman" w:eastAsia="BiauKai" w:hAnsi="Times New Roman" w:cs="Times New Roman"/>
        </w:rPr>
        <w:t>放置的準確率略低於預測走路的準確率。</w:t>
      </w:r>
    </w:p>
    <w:p w14:paraId="565FF289" w14:textId="77777777" w:rsidR="008F2B7C" w:rsidRPr="00F44202" w:rsidDel="00AE09FC" w:rsidRDefault="008F2B7C" w:rsidP="00447682">
      <w:pPr>
        <w:jc w:val="both"/>
        <w:rPr>
          <w:del w:id="608" w:author="XD Luh" w:date="2022-12-13T21:48:00Z"/>
          <w:rFonts w:ascii="Times New Roman" w:eastAsia="BiauKai" w:hAnsi="Times New Roman" w:cs="Times New Roman"/>
          <w:color w:val="000000" w:themeColor="text1"/>
        </w:rPr>
      </w:pPr>
      <w:ins w:id="609" w:author="XD Luh" w:date="2022-12-13T21:34:00Z">
        <w:r w:rsidRPr="00F44202">
          <w:rPr>
            <w:rFonts w:ascii="Times New Roman" w:eastAsia="BiauKai" w:hAnsi="Times New Roman" w:cs="Times New Roman"/>
            <w:color w:val="000000" w:themeColor="text1"/>
          </w:rPr>
          <w:t>除此之</w:t>
        </w:r>
      </w:ins>
      <w:del w:id="610" w:author="XD Luh" w:date="2022-12-13T21:34:00Z">
        <w:r w:rsidRPr="00F44202" w:rsidDel="00AE09FC">
          <w:rPr>
            <w:rFonts w:ascii="Times New Roman" w:eastAsia="BiauKai" w:hAnsi="Times New Roman" w:cs="Times New Roman"/>
            <w:color w:val="000000" w:themeColor="text1"/>
          </w:rPr>
          <w:delText>另</w:delText>
        </w:r>
      </w:del>
      <w:r w:rsidRPr="00F44202">
        <w:rPr>
          <w:rFonts w:ascii="Times New Roman" w:eastAsia="BiauKai" w:hAnsi="Times New Roman" w:cs="Times New Roman"/>
          <w:color w:val="000000" w:themeColor="text1"/>
        </w:rPr>
        <w:t>外，</w:t>
      </w:r>
      <w:del w:id="611" w:author="XD Luh" w:date="2022-12-13T21:34:00Z">
        <w:r w:rsidRPr="00F44202" w:rsidDel="00AE09FC">
          <w:rPr>
            <w:rFonts w:ascii="Times New Roman" w:eastAsia="BiauKai" w:hAnsi="Times New Roman" w:cs="Times New Roman"/>
            <w:color w:val="000000" w:themeColor="text1"/>
          </w:rPr>
          <w:delText>在</w:delText>
        </w:r>
      </w:del>
      <w:r w:rsidRPr="00F44202">
        <w:rPr>
          <w:rFonts w:ascii="Times New Roman" w:eastAsia="BiauKai" w:hAnsi="Times New Roman" w:cs="Times New Roman"/>
          <w:color w:val="000000" w:themeColor="text1"/>
        </w:rPr>
        <w:t>即時辨識時</w:t>
      </w:r>
      <w:del w:id="612" w:author="XD Luh" w:date="2022-12-13T21:34:00Z">
        <w:r w:rsidRPr="00F44202" w:rsidDel="00AE09FC">
          <w:rPr>
            <w:rFonts w:ascii="Times New Roman" w:eastAsia="BiauKai" w:hAnsi="Times New Roman" w:cs="Times New Roman"/>
            <w:color w:val="000000" w:themeColor="text1"/>
          </w:rPr>
          <w:delText>，</w:delText>
        </w:r>
      </w:del>
      <w:r w:rsidRPr="00F44202">
        <w:rPr>
          <w:rFonts w:ascii="Times New Roman" w:eastAsia="BiauKai" w:hAnsi="Times New Roman" w:cs="Times New Roman"/>
          <w:color w:val="000000" w:themeColor="text1"/>
        </w:rPr>
        <w:t>使用者訓練的數據集是否為同一個人，</w:t>
      </w:r>
      <w:ins w:id="613" w:author="XD Luh" w:date="2022-12-13T21:35:00Z">
        <w:r w:rsidRPr="00F44202">
          <w:rPr>
            <w:rFonts w:ascii="Times New Roman" w:eastAsia="BiauKai" w:hAnsi="Times New Roman" w:cs="Times New Roman"/>
            <w:color w:val="000000" w:themeColor="text1"/>
          </w:rPr>
          <w:t>會</w:t>
        </w:r>
      </w:ins>
      <w:del w:id="614" w:author="XD Luh" w:date="2022-12-13T21:35:00Z">
        <w:r w:rsidRPr="00F44202" w:rsidDel="00AE09FC">
          <w:rPr>
            <w:rFonts w:ascii="Times New Roman" w:eastAsia="BiauKai" w:hAnsi="Times New Roman" w:cs="Times New Roman"/>
            <w:color w:val="000000" w:themeColor="text1"/>
          </w:rPr>
          <w:delText>是大大</w:delText>
        </w:r>
      </w:del>
      <w:r w:rsidRPr="00F44202">
        <w:rPr>
          <w:rFonts w:ascii="Times New Roman" w:eastAsia="BiauKai" w:hAnsi="Times New Roman" w:cs="Times New Roman"/>
          <w:color w:val="000000" w:themeColor="text1"/>
        </w:rPr>
        <w:t>影響</w:t>
      </w:r>
      <w:del w:id="615" w:author="XD Luh" w:date="2022-12-13T21:35:00Z">
        <w:r w:rsidRPr="00F44202" w:rsidDel="00AE09FC">
          <w:rPr>
            <w:rFonts w:ascii="Times New Roman" w:eastAsia="BiauKai" w:hAnsi="Times New Roman" w:cs="Times New Roman"/>
            <w:color w:val="000000" w:themeColor="text1"/>
          </w:rPr>
          <w:delText>著</w:delText>
        </w:r>
      </w:del>
      <w:r w:rsidRPr="00F44202">
        <w:rPr>
          <w:rFonts w:ascii="Times New Roman" w:eastAsia="BiauKai" w:hAnsi="Times New Roman" w:cs="Times New Roman"/>
          <w:color w:val="000000" w:themeColor="text1"/>
        </w:rPr>
        <w:t>預測結果</w:t>
      </w:r>
      <w:del w:id="616" w:author="XD Luh" w:date="2022-12-13T21:35:00Z">
        <w:r w:rsidRPr="00F44202" w:rsidDel="00AE09FC">
          <w:rPr>
            <w:rFonts w:ascii="Times New Roman" w:eastAsia="BiauKai" w:hAnsi="Times New Roman" w:cs="Times New Roman"/>
            <w:color w:val="000000" w:themeColor="text1"/>
          </w:rPr>
          <w:delText>的</w:delText>
        </w:r>
      </w:del>
      <w:ins w:id="617" w:author="XD Luh" w:date="2022-12-13T21:35:00Z">
        <w:r w:rsidRPr="00F44202">
          <w:rPr>
            <w:rFonts w:ascii="Times New Roman" w:eastAsia="BiauKai" w:hAnsi="Times New Roman" w:cs="Times New Roman"/>
            <w:color w:val="000000" w:themeColor="text1"/>
          </w:rPr>
          <w:t>。</w:t>
        </w:r>
      </w:ins>
      <w:del w:id="618" w:author="XD Luh" w:date="2022-12-13T21:35:00Z">
        <w:r w:rsidRPr="00F44202" w:rsidDel="00AE09FC">
          <w:rPr>
            <w:rFonts w:ascii="Times New Roman" w:eastAsia="BiauKai" w:hAnsi="Times New Roman" w:cs="Times New Roman"/>
            <w:color w:val="000000" w:themeColor="text1"/>
          </w:rPr>
          <w:delText>，換句話說，</w:delText>
        </w:r>
      </w:del>
      <w:r w:rsidRPr="00F44202">
        <w:rPr>
          <w:rFonts w:ascii="Times New Roman" w:eastAsia="BiauKai" w:hAnsi="Times New Roman" w:cs="Times New Roman"/>
          <w:color w:val="000000" w:themeColor="text1"/>
        </w:rPr>
        <w:t>目前本研究的模型針對不同使用者需要導入個人訓練集來做個人模型的訓練，此為資料依賴性在動作辨識上的應用。</w:t>
      </w:r>
      <w:r w:rsidRPr="00F44202">
        <w:rPr>
          <w:rFonts w:ascii="Times New Roman" w:eastAsia="BiauKai" w:hAnsi="Times New Roman" w:cs="Times New Roman" w:hint="eastAsia"/>
          <w:color w:val="000000" w:themeColor="text1"/>
          <w:rPrChange w:id="619" w:author="何柏憲" w:date="2022-11-29T22:46:00Z">
            <w:rPr>
              <w:rFonts w:asciiTheme="majorBidi" w:eastAsia="標楷體" w:hAnsiTheme="majorBidi" w:cstheme="majorBidi" w:hint="eastAsia"/>
              <w:color w:val="FF0000"/>
            </w:rPr>
          </w:rPrChange>
        </w:rPr>
        <w:t>當使用者第一次配戴設備時，必須經由初始化設定建立個人專屬的模型。</w:t>
      </w:r>
      <w:r w:rsidRPr="00F44202">
        <w:rPr>
          <w:rFonts w:ascii="Times New Roman" w:eastAsia="BiauKai" w:hAnsi="Times New Roman" w:cs="Times New Roman"/>
          <w:color w:val="000000" w:themeColor="text1"/>
        </w:rPr>
        <w:t>設備普及化，應該嘗試在不同使用者中，尋找大家平均動作辨識的</w:t>
      </w:r>
      <w:r w:rsidRPr="00F44202">
        <w:rPr>
          <w:rFonts w:ascii="Times New Roman" w:eastAsia="BiauKai" w:hAnsi="Times New Roman" w:cs="Times New Roman"/>
          <w:color w:val="000000" w:themeColor="text1"/>
        </w:rPr>
        <w:t>Window Size</w:t>
      </w:r>
      <w:r w:rsidRPr="00F44202">
        <w:rPr>
          <w:rFonts w:ascii="Times New Roman" w:eastAsia="BiauKai" w:hAnsi="Times New Roman" w:cs="Times New Roman"/>
          <w:color w:val="000000" w:themeColor="text1"/>
        </w:rPr>
        <w:t>，來增加感測器的泛用性。而模型選擇的部分，目前使用</w:t>
      </w:r>
      <w:r w:rsidRPr="00F44202">
        <w:rPr>
          <w:rFonts w:ascii="Times New Roman" w:eastAsia="BiauKai" w:hAnsi="Times New Roman" w:cs="Times New Roman"/>
          <w:color w:val="000000" w:themeColor="text1"/>
        </w:rPr>
        <w:t>Random Forest</w:t>
      </w:r>
      <w:r w:rsidRPr="00F44202">
        <w:rPr>
          <w:rFonts w:ascii="Times New Roman" w:eastAsia="BiauKai" w:hAnsi="Times New Roman" w:cs="Times New Roman"/>
          <w:color w:val="000000" w:themeColor="text1"/>
        </w:rPr>
        <w:t>模型在個別使用者的預測，在隨機森林的模型中找到一組參數，使預測來到高達</w:t>
      </w:r>
      <w:r w:rsidRPr="00F44202">
        <w:rPr>
          <w:rFonts w:ascii="Times New Roman" w:eastAsia="BiauKai" w:hAnsi="Times New Roman" w:cs="Times New Roman"/>
          <w:color w:val="000000" w:themeColor="text1"/>
        </w:rPr>
        <w:t>97%</w:t>
      </w:r>
      <w:r w:rsidRPr="00F44202">
        <w:rPr>
          <w:rFonts w:ascii="Times New Roman" w:eastAsia="BiauKai" w:hAnsi="Times New Roman" w:cs="Times New Roman"/>
          <w:color w:val="000000" w:themeColor="text1"/>
        </w:rPr>
        <w:t>的準確率。</w:t>
      </w:r>
      <w:ins w:id="620" w:author="XD Luh" w:date="2022-12-13T21:44:00Z">
        <w:r w:rsidRPr="00F44202">
          <w:rPr>
            <w:rFonts w:ascii="Times New Roman" w:eastAsia="BiauKai" w:hAnsi="Times New Roman" w:cs="Times New Roman"/>
            <w:color w:val="000000" w:themeColor="text1"/>
          </w:rPr>
          <w:t>因為</w:t>
        </w:r>
      </w:ins>
      <w:del w:id="621" w:author="XD Luh" w:date="2022-12-13T21:40:00Z">
        <w:r w:rsidRPr="00F44202" w:rsidDel="00AE09FC">
          <w:rPr>
            <w:rFonts w:ascii="Times New Roman" w:eastAsia="BiauKai" w:hAnsi="Times New Roman" w:cs="Times New Roman"/>
            <w:color w:val="000000" w:themeColor="text1"/>
          </w:rPr>
          <w:delText>但</w:delText>
        </w:r>
      </w:del>
      <w:del w:id="622" w:author="XD Luh" w:date="2022-12-13T21:42:00Z">
        <w:r w:rsidRPr="00F44202" w:rsidDel="00AE09FC">
          <w:rPr>
            <w:rFonts w:ascii="Times New Roman" w:eastAsia="BiauKai" w:hAnsi="Times New Roman" w:cs="Times New Roman"/>
            <w:color w:val="000000" w:themeColor="text1"/>
          </w:rPr>
          <w:delText>隨機森林</w:delText>
        </w:r>
      </w:del>
      <w:del w:id="623" w:author="XD Luh" w:date="2022-12-13T21:40:00Z">
        <w:r w:rsidRPr="00F44202" w:rsidDel="00AE09FC">
          <w:rPr>
            <w:rFonts w:ascii="Times New Roman" w:eastAsia="BiauKai" w:hAnsi="Times New Roman" w:cs="Times New Roman"/>
            <w:color w:val="000000" w:themeColor="text1"/>
          </w:rPr>
          <w:delText>建構的</w:delText>
        </w:r>
      </w:del>
      <w:del w:id="624" w:author="XD Luh" w:date="2022-12-13T21:42:00Z">
        <w:r w:rsidRPr="00F44202" w:rsidDel="00AE09FC">
          <w:rPr>
            <w:rFonts w:ascii="Times New Roman" w:eastAsia="BiauKai" w:hAnsi="Times New Roman" w:cs="Times New Roman"/>
            <w:color w:val="000000" w:themeColor="text1"/>
          </w:rPr>
          <w:delText>模型在解決迴歸問題</w:delText>
        </w:r>
      </w:del>
      <w:del w:id="625" w:author="XD Luh" w:date="2022-12-13T21:41:00Z">
        <w:r w:rsidRPr="00F44202" w:rsidDel="00AE09FC">
          <w:rPr>
            <w:rFonts w:ascii="Times New Roman" w:eastAsia="BiauKai" w:hAnsi="Times New Roman" w:cs="Times New Roman"/>
            <w:color w:val="000000" w:themeColor="text1"/>
          </w:rPr>
          <w:delText>時，並</w:delText>
        </w:r>
      </w:del>
      <w:del w:id="626" w:author="XD Luh" w:date="2022-12-13T21:42:00Z">
        <w:r w:rsidRPr="00F44202" w:rsidDel="00AE09FC">
          <w:rPr>
            <w:rFonts w:ascii="Times New Roman" w:eastAsia="BiauKai" w:hAnsi="Times New Roman" w:cs="Times New Roman"/>
            <w:color w:val="000000" w:themeColor="text1"/>
          </w:rPr>
          <w:delText>沒有</w:delText>
        </w:r>
      </w:del>
      <w:del w:id="627" w:author="XD Luh" w:date="2022-12-13T21:41:00Z">
        <w:r w:rsidRPr="00F44202" w:rsidDel="00AE09FC">
          <w:rPr>
            <w:rFonts w:ascii="Times New Roman" w:eastAsia="BiauKai" w:hAnsi="Times New Roman" w:cs="Times New Roman"/>
            <w:color w:val="000000" w:themeColor="text1"/>
          </w:rPr>
          <w:delText>像它</w:delText>
        </w:r>
      </w:del>
      <w:del w:id="628" w:author="XD Luh" w:date="2022-12-13T21:42:00Z">
        <w:r w:rsidRPr="00F44202" w:rsidDel="00AE09FC">
          <w:rPr>
            <w:rFonts w:ascii="Times New Roman" w:eastAsia="BiauKai" w:hAnsi="Times New Roman" w:cs="Times New Roman"/>
            <w:color w:val="000000" w:themeColor="text1"/>
          </w:rPr>
          <w:delText>在分類中表現的那麼好，</w:delText>
        </w:r>
      </w:del>
      <w:del w:id="629" w:author="XD Luh" w:date="2022-12-13T21:41:00Z">
        <w:r w:rsidRPr="00F44202" w:rsidDel="00AE09FC">
          <w:rPr>
            <w:rFonts w:ascii="Times New Roman" w:eastAsia="BiauKai" w:hAnsi="Times New Roman" w:cs="Times New Roman"/>
            <w:color w:val="000000" w:themeColor="text1"/>
          </w:rPr>
          <w:delText>這是因為</w:delText>
        </w:r>
      </w:del>
      <w:del w:id="630" w:author="XD Luh" w:date="2022-12-13T21:42:00Z">
        <w:r w:rsidRPr="00F44202" w:rsidDel="00AE09FC">
          <w:rPr>
            <w:rFonts w:ascii="Times New Roman" w:eastAsia="BiauKai" w:hAnsi="Times New Roman" w:cs="Times New Roman"/>
            <w:color w:val="000000" w:themeColor="text1"/>
          </w:rPr>
          <w:delText>隨機森林並不能給出一個連續的輸出。</w:delText>
        </w:r>
      </w:del>
      <w:ins w:id="631" w:author="XD Luh" w:date="2022-12-13T21:42:00Z">
        <w:r w:rsidRPr="00F44202">
          <w:rPr>
            <w:rFonts w:ascii="Times New Roman" w:eastAsia="BiauKai" w:hAnsi="Times New Roman" w:cs="Times New Roman"/>
            <w:color w:val="000000" w:themeColor="text1"/>
          </w:rPr>
          <w:t>隨機森林</w:t>
        </w:r>
      </w:ins>
      <w:del w:id="632" w:author="XD Luh" w:date="2022-12-13T21:42:00Z">
        <w:r w:rsidRPr="00F44202" w:rsidDel="00AE09FC">
          <w:rPr>
            <w:rFonts w:ascii="Times New Roman" w:eastAsia="BiauKai" w:hAnsi="Times New Roman" w:cs="Times New Roman"/>
            <w:color w:val="000000" w:themeColor="text1"/>
          </w:rPr>
          <w:delText>當其</w:delText>
        </w:r>
      </w:del>
      <w:del w:id="633" w:author="XD Luh" w:date="2022-12-13T21:45:00Z">
        <w:r w:rsidRPr="00F44202" w:rsidDel="00AE09FC">
          <w:rPr>
            <w:rFonts w:ascii="Times New Roman" w:eastAsia="BiauKai" w:hAnsi="Times New Roman" w:cs="Times New Roman"/>
            <w:color w:val="000000" w:themeColor="text1"/>
          </w:rPr>
          <w:delText>進</w:delText>
        </w:r>
      </w:del>
      <w:del w:id="634" w:author="XD Luh" w:date="2022-12-13T21:43:00Z">
        <w:r w:rsidRPr="00F44202" w:rsidDel="00AE09FC">
          <w:rPr>
            <w:rFonts w:ascii="Times New Roman" w:eastAsia="BiauKai" w:hAnsi="Times New Roman" w:cs="Times New Roman"/>
            <w:color w:val="000000" w:themeColor="text1"/>
          </w:rPr>
          <w:delText>行</w:delText>
        </w:r>
      </w:del>
      <w:del w:id="635" w:author="XD Luh" w:date="2022-12-13T21:45:00Z">
        <w:r w:rsidRPr="00F44202" w:rsidDel="00AE09FC">
          <w:rPr>
            <w:rFonts w:ascii="Times New Roman" w:eastAsia="BiauKai" w:hAnsi="Times New Roman" w:cs="Times New Roman"/>
            <w:color w:val="000000" w:themeColor="text1"/>
          </w:rPr>
          <w:delText>迴歸</w:delText>
        </w:r>
      </w:del>
      <w:del w:id="636" w:author="XD Luh" w:date="2022-12-13T21:43:00Z">
        <w:r w:rsidRPr="00F44202" w:rsidDel="00AE09FC">
          <w:rPr>
            <w:rFonts w:ascii="Times New Roman" w:eastAsia="BiauKai" w:hAnsi="Times New Roman" w:cs="Times New Roman"/>
            <w:color w:val="000000" w:themeColor="text1"/>
          </w:rPr>
          <w:delText>時，</w:delText>
        </w:r>
      </w:del>
      <w:del w:id="637" w:author="XD Luh" w:date="2022-12-13T21:42:00Z">
        <w:r w:rsidRPr="00F44202" w:rsidDel="00AE09FC">
          <w:rPr>
            <w:rFonts w:ascii="Times New Roman" w:eastAsia="BiauKai" w:hAnsi="Times New Roman" w:cs="Times New Roman"/>
            <w:color w:val="000000" w:themeColor="text1"/>
          </w:rPr>
          <w:delText>此方法</w:delText>
        </w:r>
      </w:del>
      <w:r w:rsidRPr="00F44202">
        <w:rPr>
          <w:rFonts w:ascii="Times New Roman" w:eastAsia="BiauKai" w:hAnsi="Times New Roman" w:cs="Times New Roman"/>
          <w:color w:val="000000" w:themeColor="text1"/>
        </w:rPr>
        <w:t>不能夠做出超越訓練集資料範圍的預測，</w:t>
      </w:r>
      <w:del w:id="638" w:author="XD Luh" w:date="2022-12-13T21:45:00Z">
        <w:r w:rsidRPr="00F44202" w:rsidDel="00AE09FC">
          <w:rPr>
            <w:rFonts w:ascii="Times New Roman" w:eastAsia="BiauKai" w:hAnsi="Times New Roman" w:cs="Times New Roman"/>
            <w:color w:val="000000" w:themeColor="text1"/>
          </w:rPr>
          <w:delText>這可能</w:delText>
        </w:r>
      </w:del>
      <w:r w:rsidRPr="00F44202">
        <w:rPr>
          <w:rFonts w:ascii="Times New Roman" w:eastAsia="BiauKai" w:hAnsi="Times New Roman" w:cs="Times New Roman"/>
          <w:color w:val="000000" w:themeColor="text1"/>
        </w:rPr>
        <w:t>導致</w:t>
      </w:r>
      <w:del w:id="639" w:author="XD Luh" w:date="2022-12-13T21:45:00Z">
        <w:r w:rsidRPr="00F44202" w:rsidDel="00AE09FC">
          <w:rPr>
            <w:rFonts w:ascii="Times New Roman" w:eastAsia="BiauKai" w:hAnsi="Times New Roman" w:cs="Times New Roman"/>
            <w:color w:val="000000" w:themeColor="text1"/>
          </w:rPr>
          <w:delText>在</w:delText>
        </w:r>
      </w:del>
      <w:r w:rsidRPr="00F44202">
        <w:rPr>
          <w:rFonts w:ascii="Times New Roman" w:eastAsia="BiauKai" w:hAnsi="Times New Roman" w:cs="Times New Roman"/>
          <w:color w:val="000000" w:themeColor="text1"/>
        </w:rPr>
        <w:t>某些特定雜訊的資料進行建模時出現</w:t>
      </w:r>
      <w:r w:rsidRPr="00F44202">
        <w:rPr>
          <w:rFonts w:ascii="Times New Roman" w:eastAsia="BiauKai" w:hAnsi="Times New Roman" w:cs="Times New Roman"/>
          <w:color w:val="000000" w:themeColor="text1"/>
        </w:rPr>
        <w:t>overfitting</w:t>
      </w:r>
      <w:r w:rsidRPr="00F44202">
        <w:rPr>
          <w:rFonts w:ascii="Times New Roman" w:eastAsia="BiauKai" w:hAnsi="Times New Roman" w:cs="Times New Roman"/>
          <w:color w:val="000000" w:themeColor="text1"/>
        </w:rPr>
        <w:t>的狀況。因此</w:t>
      </w:r>
      <w:del w:id="640" w:author="XD Luh" w:date="2022-12-13T21:38:00Z">
        <w:r w:rsidRPr="00F44202" w:rsidDel="00AE09FC">
          <w:rPr>
            <w:rFonts w:ascii="Times New Roman" w:eastAsia="BiauKai" w:hAnsi="Times New Roman" w:cs="Times New Roman"/>
            <w:color w:val="000000" w:themeColor="text1"/>
          </w:rPr>
          <w:delText>，未來</w:delText>
        </w:r>
      </w:del>
      <w:del w:id="641" w:author="XD Luh" w:date="2022-12-13T21:37:00Z">
        <w:r w:rsidRPr="00F44202" w:rsidDel="00AE09FC">
          <w:rPr>
            <w:rFonts w:ascii="Times New Roman" w:eastAsia="BiauKai" w:hAnsi="Times New Roman" w:cs="Times New Roman"/>
            <w:color w:val="000000" w:themeColor="text1"/>
          </w:rPr>
          <w:delText>我們會</w:delText>
        </w:r>
      </w:del>
      <w:ins w:id="642" w:author="XD Luh" w:date="2022-12-13T21:37:00Z">
        <w:r w:rsidRPr="00F44202">
          <w:rPr>
            <w:rFonts w:ascii="Times New Roman" w:eastAsia="BiauKai" w:hAnsi="Times New Roman" w:cs="Times New Roman"/>
            <w:color w:val="000000" w:themeColor="text1"/>
          </w:rPr>
          <w:t>可</w:t>
        </w:r>
      </w:ins>
      <w:del w:id="643" w:author="XD Luh" w:date="2022-12-13T21:37:00Z">
        <w:r w:rsidRPr="00F44202" w:rsidDel="00AE09FC">
          <w:rPr>
            <w:rFonts w:ascii="Times New Roman" w:eastAsia="BiauKai" w:hAnsi="Times New Roman" w:cs="Times New Roman"/>
            <w:color w:val="000000" w:themeColor="text1"/>
          </w:rPr>
          <w:delText>持續嘗試</w:delText>
        </w:r>
      </w:del>
      <w:r w:rsidRPr="00F44202">
        <w:rPr>
          <w:rFonts w:ascii="Times New Roman" w:eastAsia="BiauKai" w:hAnsi="Times New Roman" w:cs="Times New Roman"/>
          <w:color w:val="000000" w:themeColor="text1"/>
        </w:rPr>
        <w:t>加入其他</w:t>
      </w:r>
      <w:del w:id="644" w:author="XD Luh" w:date="2022-12-13T21:45:00Z">
        <w:r w:rsidRPr="00F44202" w:rsidDel="00AE09FC">
          <w:rPr>
            <w:rFonts w:ascii="Times New Roman" w:eastAsia="BiauKai" w:hAnsi="Times New Roman" w:cs="Times New Roman"/>
            <w:color w:val="000000" w:themeColor="text1"/>
          </w:rPr>
          <w:delText>種</w:delText>
        </w:r>
      </w:del>
      <w:r w:rsidRPr="00F44202">
        <w:rPr>
          <w:rFonts w:ascii="Times New Roman" w:eastAsia="BiauKai" w:hAnsi="Times New Roman" w:cs="Times New Roman"/>
          <w:color w:val="000000" w:themeColor="text1"/>
        </w:rPr>
        <w:t>特徵，</w:t>
      </w:r>
      <w:del w:id="645" w:author="XD Luh" w:date="2022-12-13T21:47:00Z">
        <w:r w:rsidRPr="00F44202" w:rsidDel="00AE09FC">
          <w:rPr>
            <w:rFonts w:ascii="Times New Roman" w:eastAsia="BiauKai" w:hAnsi="Times New Roman" w:cs="Times New Roman"/>
            <w:color w:val="000000" w:themeColor="text1"/>
          </w:rPr>
          <w:delText>來</w:delText>
        </w:r>
      </w:del>
      <w:r w:rsidRPr="00F44202">
        <w:rPr>
          <w:rFonts w:ascii="Times New Roman" w:eastAsia="BiauKai" w:hAnsi="Times New Roman" w:cs="Times New Roman"/>
          <w:color w:val="000000" w:themeColor="text1"/>
        </w:rPr>
        <w:t>提高動作預測的準確率</w:t>
      </w:r>
      <w:del w:id="646" w:author="XD Luh" w:date="2022-12-13T21:37:00Z">
        <w:r w:rsidRPr="00F44202" w:rsidDel="00AE09FC">
          <w:rPr>
            <w:rFonts w:ascii="Times New Roman" w:eastAsia="BiauKai" w:hAnsi="Times New Roman" w:cs="Times New Roman"/>
            <w:color w:val="000000" w:themeColor="text1"/>
          </w:rPr>
          <w:delText>。並且嘗試</w:delText>
        </w:r>
      </w:del>
      <w:ins w:id="647" w:author="XD Luh" w:date="2022-12-13T21:37:00Z">
        <w:r w:rsidRPr="00F44202">
          <w:rPr>
            <w:rFonts w:ascii="Times New Roman" w:eastAsia="BiauKai" w:hAnsi="Times New Roman" w:cs="Times New Roman"/>
            <w:color w:val="000000" w:themeColor="text1"/>
          </w:rPr>
          <w:t>或</w:t>
        </w:r>
      </w:ins>
      <w:r w:rsidRPr="00F44202">
        <w:rPr>
          <w:rFonts w:ascii="Times New Roman" w:eastAsia="BiauKai" w:hAnsi="Times New Roman" w:cs="Times New Roman"/>
          <w:color w:val="000000" w:themeColor="text1"/>
        </w:rPr>
        <w:t>使用不同訓練模</w:t>
      </w:r>
      <w:ins w:id="648" w:author="XD Luh" w:date="2022-12-13T21:38:00Z">
        <w:r w:rsidRPr="00F44202">
          <w:rPr>
            <w:rFonts w:ascii="Times New Roman" w:eastAsia="BiauKai" w:hAnsi="Times New Roman" w:cs="Times New Roman"/>
            <w:color w:val="000000" w:themeColor="text1"/>
          </w:rPr>
          <w:t>型</w:t>
        </w:r>
      </w:ins>
      <w:ins w:id="649" w:author="XD Luh" w:date="2022-12-13T21:39:00Z">
        <w:r w:rsidRPr="00F44202">
          <w:rPr>
            <w:rFonts w:ascii="Times New Roman" w:eastAsia="BiauKai" w:hAnsi="Times New Roman" w:cs="Times New Roman"/>
            <w:color w:val="000000" w:themeColor="text1"/>
          </w:rPr>
          <w:t>(</w:t>
        </w:r>
      </w:ins>
      <w:del w:id="650" w:author="XD Luh" w:date="2022-12-13T21:38:00Z">
        <w:r w:rsidRPr="00F44202" w:rsidDel="00AE09FC">
          <w:rPr>
            <w:rFonts w:ascii="Times New Roman" w:eastAsia="BiauKai" w:hAnsi="Times New Roman" w:cs="Times New Roman"/>
            <w:color w:val="000000" w:themeColor="text1"/>
          </w:rPr>
          <w:delText>組</w:delText>
        </w:r>
      </w:del>
      <w:r w:rsidRPr="00F44202">
        <w:rPr>
          <w:rFonts w:ascii="Times New Roman" w:eastAsia="BiauKai" w:hAnsi="Times New Roman" w:cs="Times New Roman"/>
          <w:color w:val="000000" w:themeColor="text1"/>
        </w:rPr>
        <w:t>如</w:t>
      </w:r>
      <w:r w:rsidRPr="00F44202">
        <w:rPr>
          <w:rFonts w:ascii="Times New Roman" w:eastAsia="BiauKai" w:hAnsi="Times New Roman" w:cs="Times New Roman"/>
          <w:color w:val="000000" w:themeColor="text1"/>
        </w:rPr>
        <w:t>SVM</w:t>
      </w:r>
      <w:r w:rsidRPr="00F44202">
        <w:rPr>
          <w:rFonts w:ascii="Times New Roman" w:eastAsia="BiauKai" w:hAnsi="Times New Roman" w:cs="Times New Roman"/>
          <w:color w:val="000000" w:themeColor="text1"/>
        </w:rPr>
        <w:t>、</w:t>
      </w:r>
      <w:proofErr w:type="spellStart"/>
      <w:r w:rsidRPr="00F44202">
        <w:rPr>
          <w:rFonts w:ascii="Times New Roman" w:eastAsia="BiauKai" w:hAnsi="Times New Roman" w:cs="Times New Roman"/>
          <w:color w:val="000000" w:themeColor="text1"/>
        </w:rPr>
        <w:t>XGBoost</w:t>
      </w:r>
      <w:proofErr w:type="spellEnd"/>
      <w:ins w:id="651" w:author="XD Luh" w:date="2022-12-13T21:39:00Z">
        <w:r w:rsidRPr="00F44202">
          <w:rPr>
            <w:rFonts w:ascii="Times New Roman" w:eastAsia="BiauKai" w:hAnsi="Times New Roman" w:cs="Times New Roman"/>
            <w:color w:val="000000" w:themeColor="text1"/>
          </w:rPr>
          <w:t>)</w:t>
        </w:r>
      </w:ins>
      <w:del w:id="652" w:author="XD Luh" w:date="2022-12-13T21:38:00Z">
        <w:r w:rsidRPr="00F44202" w:rsidDel="00AE09FC">
          <w:rPr>
            <w:rFonts w:ascii="Times New Roman" w:eastAsia="BiauKai" w:hAnsi="Times New Roman" w:cs="Times New Roman"/>
            <w:color w:val="000000" w:themeColor="text1"/>
          </w:rPr>
          <w:delText>來</w:delText>
        </w:r>
      </w:del>
      <w:r w:rsidRPr="00F44202">
        <w:rPr>
          <w:rFonts w:ascii="Times New Roman" w:eastAsia="BiauKai" w:hAnsi="Times New Roman" w:cs="Times New Roman"/>
          <w:color w:val="000000" w:themeColor="text1"/>
        </w:rPr>
        <w:t>預測動作</w:t>
      </w:r>
      <w:ins w:id="653" w:author="XD Luh" w:date="2022-12-13T21:48:00Z">
        <w:r w:rsidRPr="00F44202">
          <w:rPr>
            <w:rFonts w:ascii="Times New Roman" w:eastAsia="BiauKai" w:hAnsi="Times New Roman" w:cs="Times New Roman"/>
            <w:color w:val="000000" w:themeColor="text1"/>
          </w:rPr>
          <w:t>與</w:t>
        </w:r>
      </w:ins>
      <w:del w:id="654" w:author="XD Luh" w:date="2022-12-13T21:47:00Z">
        <w:r w:rsidRPr="00F44202" w:rsidDel="00AE09FC">
          <w:rPr>
            <w:rFonts w:ascii="Times New Roman" w:eastAsia="BiauKai" w:hAnsi="Times New Roman" w:cs="Times New Roman"/>
            <w:color w:val="000000" w:themeColor="text1"/>
          </w:rPr>
          <w:delText>，來</w:delText>
        </w:r>
      </w:del>
      <w:r w:rsidRPr="00F44202">
        <w:rPr>
          <w:rFonts w:ascii="Times New Roman" w:eastAsia="BiauKai" w:hAnsi="Times New Roman" w:cs="Times New Roman"/>
          <w:color w:val="000000" w:themeColor="text1"/>
        </w:rPr>
        <w:t>驗證</w:t>
      </w:r>
      <w:del w:id="655" w:author="XD Luh" w:date="2022-12-13T21:37:00Z">
        <w:r w:rsidRPr="00F44202" w:rsidDel="00AE09FC">
          <w:rPr>
            <w:rFonts w:ascii="Times New Roman" w:eastAsia="BiauKai" w:hAnsi="Times New Roman" w:cs="Times New Roman"/>
            <w:color w:val="000000" w:themeColor="text1"/>
          </w:rPr>
          <w:delText>我們</w:delText>
        </w:r>
      </w:del>
      <w:del w:id="656" w:author="XD Luh" w:date="2022-12-13T21:48:00Z">
        <w:r w:rsidRPr="00F44202" w:rsidDel="00AE09FC">
          <w:rPr>
            <w:rFonts w:ascii="Times New Roman" w:eastAsia="BiauKai" w:hAnsi="Times New Roman" w:cs="Times New Roman"/>
            <w:color w:val="000000" w:themeColor="text1"/>
          </w:rPr>
          <w:delText>的模型</w:delText>
        </w:r>
      </w:del>
      <w:r w:rsidRPr="00F44202">
        <w:rPr>
          <w:rFonts w:ascii="Times New Roman" w:eastAsia="BiauKai" w:hAnsi="Times New Roman" w:cs="Times New Roman"/>
          <w:color w:val="000000" w:themeColor="text1"/>
        </w:rPr>
        <w:t>，以達到</w:t>
      </w:r>
      <w:ins w:id="657" w:author="XD Luh" w:date="2022-12-13T21:39:00Z">
        <w:r w:rsidRPr="00F44202">
          <w:rPr>
            <w:rFonts w:ascii="Times New Roman" w:eastAsia="BiauKai" w:hAnsi="Times New Roman" w:cs="Times New Roman"/>
            <w:color w:val="000000" w:themeColor="text1"/>
          </w:rPr>
          <w:t>更</w:t>
        </w:r>
      </w:ins>
      <w:r w:rsidRPr="00F44202">
        <w:rPr>
          <w:rFonts w:ascii="Times New Roman" w:eastAsia="BiauKai" w:hAnsi="Times New Roman" w:cs="Times New Roman"/>
          <w:color w:val="000000" w:themeColor="text1"/>
        </w:rPr>
        <w:t>穩定</w:t>
      </w:r>
      <w:del w:id="658" w:author="XD Luh" w:date="2022-12-13T21:39:00Z">
        <w:r w:rsidRPr="00F44202" w:rsidDel="00AE09FC">
          <w:rPr>
            <w:rFonts w:ascii="Times New Roman" w:eastAsia="BiauKai" w:hAnsi="Times New Roman" w:cs="Times New Roman"/>
            <w:color w:val="000000" w:themeColor="text1"/>
          </w:rPr>
          <w:delText>模型</w:delText>
        </w:r>
      </w:del>
      <w:r w:rsidRPr="00F44202">
        <w:rPr>
          <w:rFonts w:ascii="Times New Roman" w:eastAsia="BiauKai" w:hAnsi="Times New Roman" w:cs="Times New Roman"/>
          <w:color w:val="000000" w:themeColor="text1"/>
        </w:rPr>
        <w:t>的效果。</w:t>
      </w:r>
    </w:p>
    <w:p w14:paraId="7616CC2F" w14:textId="77777777" w:rsidR="008F2B7C" w:rsidRPr="00F44202" w:rsidRDefault="008F2B7C" w:rsidP="00447682">
      <w:pPr>
        <w:jc w:val="both"/>
        <w:rPr>
          <w:rFonts w:ascii="Times New Roman" w:eastAsia="BiauKai" w:hAnsi="Times New Roman" w:cs="Times New Roman"/>
          <w:color w:val="000000" w:themeColor="text1"/>
        </w:rPr>
      </w:pPr>
    </w:p>
    <w:p w14:paraId="06BB6C6F" w14:textId="77777777" w:rsidR="00832D6C" w:rsidRPr="00F44202" w:rsidRDefault="00832D6C" w:rsidP="001F02CF"/>
    <w:p w14:paraId="7CC8A3CC" w14:textId="3FB10FE4" w:rsidR="002C139D" w:rsidRPr="00F44202" w:rsidRDefault="00447682" w:rsidP="00447682">
      <w:pPr>
        <w:pStyle w:val="2"/>
        <w:jc w:val="center"/>
        <w:rPr>
          <w:rFonts w:ascii="Times New Roman" w:eastAsia="BiauKai" w:hAnsi="Times New Roman" w:cs="Times New Roman"/>
        </w:rPr>
      </w:pPr>
      <w:bookmarkStart w:id="659" w:name="_Toc129382082"/>
      <w:r w:rsidRPr="00F44202">
        <w:rPr>
          <w:rFonts w:ascii="Times New Roman" w:eastAsia="BiauKai" w:hAnsi="Times New Roman" w:cs="Times New Roman"/>
        </w:rPr>
        <w:t>第六章</w:t>
      </w:r>
      <w:r w:rsidRPr="00F44202">
        <w:rPr>
          <w:rFonts w:ascii="Times New Roman" w:eastAsia="BiauKai" w:hAnsi="Times New Roman" w:cs="Times New Roman"/>
        </w:rPr>
        <w:t xml:space="preserve"> </w:t>
      </w:r>
      <w:r w:rsidR="002C139D" w:rsidRPr="00F44202">
        <w:rPr>
          <w:rFonts w:ascii="Times New Roman" w:eastAsia="BiauKai" w:hAnsi="Times New Roman" w:cs="Times New Roman"/>
        </w:rPr>
        <w:t>參考文獻</w:t>
      </w:r>
      <w:bookmarkEnd w:id="659"/>
    </w:p>
    <w:p w14:paraId="74680627" w14:textId="77777777" w:rsidR="00832D6C" w:rsidRPr="00F44202" w:rsidRDefault="00832D6C" w:rsidP="00447682">
      <w:pPr>
        <w:pStyle w:val="2"/>
        <w:jc w:val="center"/>
        <w:rPr>
          <w:rFonts w:ascii="Times New Roman" w:eastAsia="BiauKai" w:hAnsi="Times New Roman" w:cs="Times New Roman"/>
        </w:rPr>
      </w:pPr>
    </w:p>
    <w:p w14:paraId="1AF3B0A5" w14:textId="3D74C923" w:rsidR="00815FA8" w:rsidRPr="00F44202" w:rsidRDefault="00815FA8" w:rsidP="00832D6C">
      <w:pPr>
        <w:widowControl/>
        <w:ind w:leftChars="-195" w:left="98" w:rightChars="-201" w:right="-482" w:hangingChars="236" w:hanging="566"/>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[1]</w:t>
      </w:r>
      <w:r w:rsidRPr="00F44202">
        <w:rPr>
          <w:rFonts w:ascii="Times New Roman" w:eastAsia="BiauKai" w:hAnsi="Times New Roman" w:cs="Times New Roman"/>
          <w:color w:val="000000" w:themeColor="text1"/>
        </w:rPr>
        <w:tab/>
        <w:t xml:space="preserve">B. E. </w:t>
      </w:r>
      <w:proofErr w:type="spellStart"/>
      <w:r w:rsidRPr="00F44202">
        <w:rPr>
          <w:rFonts w:ascii="Times New Roman" w:eastAsia="BiauKai" w:hAnsi="Times New Roman" w:cs="Times New Roman"/>
          <w:color w:val="000000" w:themeColor="text1"/>
        </w:rPr>
        <w:t>Stopschinski</w:t>
      </w:r>
      <w:proofErr w:type="spellEnd"/>
      <w:r w:rsidRPr="00F44202">
        <w:rPr>
          <w:rFonts w:ascii="Times New Roman" w:eastAsia="BiauKai" w:hAnsi="Times New Roman" w:cs="Times New Roman"/>
          <w:color w:val="000000" w:themeColor="text1"/>
        </w:rPr>
        <w:t xml:space="preserve">, K. Del </w:t>
      </w:r>
      <w:proofErr w:type="spellStart"/>
      <w:r w:rsidRPr="00F44202">
        <w:rPr>
          <w:rFonts w:ascii="Times New Roman" w:eastAsia="BiauKai" w:hAnsi="Times New Roman" w:cs="Times New Roman"/>
          <w:color w:val="000000" w:themeColor="text1"/>
        </w:rPr>
        <w:t>Tredici</w:t>
      </w:r>
      <w:proofErr w:type="spellEnd"/>
      <w:r w:rsidRPr="00F44202">
        <w:rPr>
          <w:rFonts w:ascii="Times New Roman" w:eastAsia="BiauKai" w:hAnsi="Times New Roman" w:cs="Times New Roman"/>
          <w:color w:val="000000" w:themeColor="text1"/>
        </w:rPr>
        <w:t>, S.-J. Estill-</w:t>
      </w:r>
      <w:proofErr w:type="spellStart"/>
      <w:r w:rsidRPr="00F44202">
        <w:rPr>
          <w:rFonts w:ascii="Times New Roman" w:eastAsia="BiauKai" w:hAnsi="Times New Roman" w:cs="Times New Roman"/>
          <w:color w:val="000000" w:themeColor="text1"/>
        </w:rPr>
        <w:t>Terpack</w:t>
      </w:r>
      <w:proofErr w:type="spellEnd"/>
      <w:r w:rsidRPr="00F44202">
        <w:rPr>
          <w:rFonts w:ascii="Times New Roman" w:eastAsia="BiauKai" w:hAnsi="Times New Roman" w:cs="Times New Roman"/>
          <w:color w:val="000000" w:themeColor="text1"/>
        </w:rPr>
        <w:t xml:space="preserve">, E. </w:t>
      </w:r>
      <w:proofErr w:type="spellStart"/>
      <w:r w:rsidRPr="00F44202">
        <w:rPr>
          <w:rFonts w:ascii="Times New Roman" w:eastAsia="BiauKai" w:hAnsi="Times New Roman" w:cs="Times New Roman"/>
          <w:color w:val="000000" w:themeColor="text1"/>
        </w:rPr>
        <w:t>Ghebremdehin</w:t>
      </w:r>
      <w:proofErr w:type="spellEnd"/>
      <w:r w:rsidRPr="00F44202">
        <w:rPr>
          <w:rFonts w:ascii="Times New Roman" w:eastAsia="BiauKai" w:hAnsi="Times New Roman" w:cs="Times New Roman"/>
          <w:color w:val="000000" w:themeColor="text1"/>
        </w:rPr>
        <w:t xml:space="preserve">, F. F. Yu, H. </w:t>
      </w:r>
      <w:proofErr w:type="spellStart"/>
      <w:r w:rsidRPr="00F44202">
        <w:rPr>
          <w:rFonts w:ascii="Times New Roman" w:eastAsia="BiauKai" w:hAnsi="Times New Roman" w:cs="Times New Roman"/>
          <w:color w:val="000000" w:themeColor="text1"/>
        </w:rPr>
        <w:t>Braak</w:t>
      </w:r>
      <w:proofErr w:type="spellEnd"/>
      <w:r w:rsidRPr="00F44202">
        <w:rPr>
          <w:rFonts w:ascii="Times New Roman" w:eastAsia="BiauKai" w:hAnsi="Times New Roman" w:cs="Times New Roman"/>
          <w:color w:val="000000" w:themeColor="text1"/>
        </w:rPr>
        <w:t xml:space="preserve">, and M. I. Diamond, "Anatomic survey of seeding in Alzheimer’s disease brains reveals unexpected patterns," Acta </w:t>
      </w:r>
      <w:proofErr w:type="spellStart"/>
      <w:r w:rsidRPr="00F44202">
        <w:rPr>
          <w:rFonts w:ascii="Times New Roman" w:eastAsia="BiauKai" w:hAnsi="Times New Roman" w:cs="Times New Roman"/>
          <w:color w:val="000000" w:themeColor="text1"/>
        </w:rPr>
        <w:t>neuropathologica</w:t>
      </w:r>
      <w:proofErr w:type="spellEnd"/>
      <w:r w:rsidRPr="00F44202">
        <w:rPr>
          <w:rFonts w:ascii="Times New Roman" w:eastAsia="BiauKai" w:hAnsi="Times New Roman" w:cs="Times New Roman"/>
          <w:color w:val="000000" w:themeColor="text1"/>
        </w:rPr>
        <w:t xml:space="preserve"> communications, vol. 9, pp. 1-19, 2021.</w:t>
      </w:r>
    </w:p>
    <w:p w14:paraId="11CC6A9C" w14:textId="77777777" w:rsidR="00815FA8" w:rsidRPr="00F44202" w:rsidRDefault="00815FA8" w:rsidP="00832D6C">
      <w:pPr>
        <w:widowControl/>
        <w:ind w:leftChars="-195" w:left="98" w:rightChars="-201" w:right="-482" w:hangingChars="236" w:hanging="566"/>
        <w:jc w:val="both"/>
        <w:rPr>
          <w:rFonts w:ascii="Times New Roman" w:eastAsia="BiauKai" w:hAnsi="Times New Roman" w:cs="Times New Roman"/>
          <w:color w:val="000000" w:themeColor="text1"/>
        </w:rPr>
      </w:pPr>
    </w:p>
    <w:p w14:paraId="6A228CC8" w14:textId="0DF75DCF" w:rsidR="00815FA8" w:rsidRPr="00F44202" w:rsidRDefault="00815FA8" w:rsidP="00832D6C">
      <w:pPr>
        <w:widowControl/>
        <w:ind w:leftChars="-196" w:left="96" w:rightChars="-201" w:right="-482" w:hangingChars="236" w:hanging="566"/>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[2] </w:t>
      </w:r>
      <w:r w:rsidRPr="00F44202">
        <w:rPr>
          <w:rFonts w:ascii="Times New Roman" w:eastAsia="BiauKai" w:hAnsi="Times New Roman" w:cs="Times New Roman"/>
          <w:color w:val="000000" w:themeColor="text1"/>
        </w:rPr>
        <w:tab/>
      </w:r>
      <w:r w:rsidRPr="00F44202">
        <w:rPr>
          <w:rFonts w:ascii="Times New Roman" w:eastAsia="BiauKai" w:hAnsi="Times New Roman" w:cs="Times New Roman"/>
          <w:color w:val="000000" w:themeColor="text1"/>
        </w:rPr>
        <w:t>傅中玲（</w:t>
      </w:r>
      <w:r w:rsidRPr="00F44202">
        <w:rPr>
          <w:rFonts w:ascii="Times New Roman" w:eastAsia="BiauKai" w:hAnsi="Times New Roman" w:cs="Times New Roman"/>
          <w:color w:val="000000" w:themeColor="text1"/>
        </w:rPr>
        <w:t>2008</w:t>
      </w:r>
      <w:r w:rsidRPr="00F44202">
        <w:rPr>
          <w:rFonts w:ascii="Times New Roman" w:eastAsia="BiauKai" w:hAnsi="Times New Roman" w:cs="Times New Roman"/>
          <w:color w:val="000000" w:themeColor="text1"/>
        </w:rPr>
        <w:t>）。台灣失智症現況。台灣老年醫學暨老年學雜誌，</w:t>
      </w:r>
      <w:r w:rsidRPr="00F44202">
        <w:rPr>
          <w:rFonts w:ascii="Times New Roman" w:eastAsia="BiauKai" w:hAnsi="Times New Roman" w:cs="Times New Roman"/>
          <w:color w:val="000000" w:themeColor="text1"/>
        </w:rPr>
        <w:t>3</w:t>
      </w:r>
      <w:r w:rsidRPr="00F44202">
        <w:rPr>
          <w:rFonts w:ascii="Times New Roman" w:eastAsia="BiauKai" w:hAnsi="Times New Roman" w:cs="Times New Roman"/>
          <w:color w:val="000000" w:themeColor="text1"/>
        </w:rPr>
        <w:t>（</w:t>
      </w:r>
      <w:r w:rsidRPr="00F44202">
        <w:rPr>
          <w:rFonts w:ascii="Times New Roman" w:eastAsia="BiauKai" w:hAnsi="Times New Roman" w:cs="Times New Roman"/>
          <w:color w:val="000000" w:themeColor="text1"/>
        </w:rPr>
        <w:t>3</w:t>
      </w:r>
      <w:r w:rsidRPr="00F44202">
        <w:rPr>
          <w:rFonts w:ascii="Times New Roman" w:eastAsia="BiauKai" w:hAnsi="Times New Roman" w:cs="Times New Roman"/>
          <w:color w:val="000000" w:themeColor="text1"/>
        </w:rPr>
        <w:t>），</w:t>
      </w:r>
      <w:r w:rsidRPr="00F44202">
        <w:rPr>
          <w:rFonts w:ascii="Times New Roman" w:eastAsia="BiauKai" w:hAnsi="Times New Roman" w:cs="Times New Roman"/>
          <w:color w:val="000000" w:themeColor="text1"/>
        </w:rPr>
        <w:t>169-181</w:t>
      </w:r>
      <w:r w:rsidRPr="00F44202">
        <w:rPr>
          <w:rFonts w:ascii="Times New Roman" w:eastAsia="BiauKai" w:hAnsi="Times New Roman" w:cs="Times New Roman"/>
          <w:color w:val="000000" w:themeColor="text1"/>
        </w:rPr>
        <w:t>。</w:t>
      </w:r>
      <w:r w:rsidRPr="00F44202">
        <w:rPr>
          <w:rFonts w:ascii="Times New Roman" w:eastAsia="BiauKai" w:hAnsi="Times New Roman" w:cs="Times New Roman"/>
          <w:color w:val="000000" w:themeColor="text1"/>
        </w:rPr>
        <w:t xml:space="preserve"> Fu, Tsung-His and Pau-Ching Lu</w:t>
      </w:r>
      <w:r w:rsidRPr="00F44202">
        <w:rPr>
          <w:rFonts w:ascii="Times New Roman" w:eastAsia="BiauKai" w:hAnsi="Times New Roman" w:cs="Times New Roman"/>
          <w:color w:val="000000" w:themeColor="text1"/>
        </w:rPr>
        <w:t>（</w:t>
      </w:r>
      <w:r w:rsidRPr="00F44202">
        <w:rPr>
          <w:rFonts w:ascii="Times New Roman" w:eastAsia="BiauKai" w:hAnsi="Times New Roman" w:cs="Times New Roman"/>
          <w:color w:val="000000" w:themeColor="text1"/>
        </w:rPr>
        <w:t>2012</w:t>
      </w:r>
      <w:r w:rsidRPr="00F44202">
        <w:rPr>
          <w:rFonts w:ascii="Times New Roman" w:eastAsia="BiauKai" w:hAnsi="Times New Roman" w:cs="Times New Roman"/>
          <w:color w:val="000000" w:themeColor="text1"/>
        </w:rPr>
        <w:t>）。台灣的人口老化與社會政策。載於</w:t>
      </w:r>
      <w:r w:rsidRPr="00F44202">
        <w:rPr>
          <w:rFonts w:ascii="Times New Roman" w:eastAsia="BiauKai" w:hAnsi="Times New Roman" w:cs="Times New Roman"/>
          <w:color w:val="000000" w:themeColor="text1"/>
        </w:rPr>
        <w:t xml:space="preserve"> Tsung-His Fu and </w:t>
      </w:r>
      <w:proofErr w:type="spellStart"/>
      <w:r w:rsidRPr="00F44202">
        <w:rPr>
          <w:rFonts w:ascii="Times New Roman" w:eastAsia="BiauKai" w:hAnsi="Times New Roman" w:cs="Times New Roman"/>
          <w:color w:val="000000" w:themeColor="text1"/>
        </w:rPr>
        <w:t>Rhidian</w:t>
      </w:r>
      <w:proofErr w:type="spellEnd"/>
      <w:r w:rsidRPr="00F44202">
        <w:rPr>
          <w:rFonts w:ascii="Times New Roman" w:eastAsia="BiauKai" w:hAnsi="Times New Roman" w:cs="Times New Roman"/>
          <w:color w:val="000000" w:themeColor="text1"/>
        </w:rPr>
        <w:t xml:space="preserve"> Hughes </w:t>
      </w:r>
      <w:r w:rsidRPr="00F44202">
        <w:rPr>
          <w:rFonts w:ascii="Times New Roman" w:eastAsia="BiauKai" w:hAnsi="Times New Roman" w:cs="Times New Roman"/>
          <w:color w:val="000000" w:themeColor="text1"/>
        </w:rPr>
        <w:t>主編。東亞的人口高齡問題︰</w:t>
      </w:r>
      <w:r w:rsidRPr="00F44202">
        <w:rPr>
          <w:rFonts w:ascii="Times New Roman" w:eastAsia="BiauKai" w:hAnsi="Times New Roman" w:cs="Times New Roman"/>
          <w:color w:val="000000" w:themeColor="text1"/>
        </w:rPr>
        <w:t xml:space="preserve">21 </w:t>
      </w:r>
      <w:r w:rsidRPr="00F44202">
        <w:rPr>
          <w:rFonts w:ascii="Times New Roman" w:eastAsia="BiauKai" w:hAnsi="Times New Roman" w:cs="Times New Roman"/>
          <w:color w:val="000000" w:themeColor="text1"/>
        </w:rPr>
        <w:t>世紀的挑戰與政策發展（頁</w:t>
      </w:r>
      <w:r w:rsidRPr="00F44202">
        <w:rPr>
          <w:rFonts w:ascii="Times New Roman" w:eastAsia="BiauKai" w:hAnsi="Times New Roman" w:cs="Times New Roman"/>
          <w:color w:val="000000" w:themeColor="text1"/>
        </w:rPr>
        <w:t xml:space="preserve"> 101-116</w:t>
      </w:r>
      <w:r w:rsidRPr="00F44202">
        <w:rPr>
          <w:rFonts w:ascii="Times New Roman" w:eastAsia="BiauKai" w:hAnsi="Times New Roman" w:cs="Times New Roman"/>
          <w:color w:val="000000" w:themeColor="text1"/>
        </w:rPr>
        <w:t>）。臺</w:t>
      </w:r>
      <w:r w:rsidRPr="00F44202">
        <w:rPr>
          <w:rFonts w:ascii="Times New Roman" w:eastAsia="新細明體" w:hAnsi="Times New Roman" w:cs="Times New Roman"/>
          <w:color w:val="000000" w:themeColor="text1"/>
        </w:rPr>
        <w:t>北</w:t>
      </w:r>
      <w:r w:rsidRPr="00F44202">
        <w:rPr>
          <w:rFonts w:ascii="Times New Roman" w:eastAsia="BiauKai" w:hAnsi="Times New Roman" w:cs="Times New Roman"/>
          <w:color w:val="000000" w:themeColor="text1"/>
        </w:rPr>
        <w:t>：巨</w:t>
      </w:r>
      <w:r w:rsidRPr="00F44202">
        <w:rPr>
          <w:rFonts w:ascii="Times New Roman" w:eastAsia="新細明體" w:hAnsi="Times New Roman" w:cs="Times New Roman"/>
          <w:color w:val="000000" w:themeColor="text1"/>
        </w:rPr>
        <w:t>流</w:t>
      </w:r>
      <w:r w:rsidRPr="00F44202">
        <w:rPr>
          <w:rFonts w:ascii="Times New Roman" w:eastAsia="BiauKai" w:hAnsi="Times New Roman" w:cs="Times New Roman"/>
          <w:color w:val="000000" w:themeColor="text1"/>
        </w:rPr>
        <w:t>。</w:t>
      </w:r>
    </w:p>
    <w:p w14:paraId="730ED44E" w14:textId="1AAE2A08" w:rsidR="00815FA8" w:rsidRPr="00F44202" w:rsidRDefault="00815FA8" w:rsidP="00832D6C">
      <w:pPr>
        <w:widowControl/>
        <w:ind w:leftChars="-196" w:left="96" w:rightChars="-201" w:right="-482" w:hangingChars="236" w:hanging="566"/>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[3] </w:t>
      </w:r>
      <w:r w:rsidRPr="00F44202">
        <w:rPr>
          <w:rFonts w:ascii="Times New Roman" w:eastAsia="BiauKai" w:hAnsi="Times New Roman" w:cs="Times New Roman"/>
          <w:color w:val="000000" w:themeColor="text1"/>
        </w:rPr>
        <w:tab/>
      </w:r>
      <w:r w:rsidRPr="00F44202">
        <w:rPr>
          <w:rFonts w:ascii="Times New Roman" w:eastAsia="BiauKai" w:hAnsi="Times New Roman" w:cs="Times New Roman"/>
          <w:color w:val="000000" w:themeColor="text1"/>
        </w:rPr>
        <w:t>陳達夫（</w:t>
      </w:r>
      <w:r w:rsidRPr="00F44202">
        <w:rPr>
          <w:rFonts w:ascii="Times New Roman" w:eastAsia="BiauKai" w:hAnsi="Times New Roman" w:cs="Times New Roman"/>
          <w:color w:val="000000" w:themeColor="text1"/>
        </w:rPr>
        <w:t>2008</w:t>
      </w:r>
      <w:r w:rsidRPr="00F44202">
        <w:rPr>
          <w:rFonts w:ascii="Times New Roman" w:eastAsia="BiauKai" w:hAnsi="Times New Roman" w:cs="Times New Roman"/>
          <w:color w:val="000000" w:themeColor="text1"/>
        </w:rPr>
        <w:t>）。台灣長期照護機構失智症患者的盛行率。載於李明濱等主編。失智症完全手冊（頁</w:t>
      </w:r>
      <w:r w:rsidRPr="00F44202">
        <w:rPr>
          <w:rFonts w:ascii="Times New Roman" w:eastAsia="BiauKai" w:hAnsi="Times New Roman" w:cs="Times New Roman"/>
          <w:color w:val="000000" w:themeColor="text1"/>
        </w:rPr>
        <w:t xml:space="preserve"> 53-56</w:t>
      </w:r>
      <w:r w:rsidRPr="00F44202">
        <w:rPr>
          <w:rFonts w:ascii="Times New Roman" w:eastAsia="BiauKai" w:hAnsi="Times New Roman" w:cs="Times New Roman"/>
          <w:color w:val="000000" w:themeColor="text1"/>
        </w:rPr>
        <w:t>）。台北市︰健康文化。</w:t>
      </w:r>
    </w:p>
    <w:p w14:paraId="5C532C1D" w14:textId="77777777" w:rsidR="00134FC1" w:rsidRPr="00F44202" w:rsidRDefault="00134FC1" w:rsidP="00832D6C">
      <w:pPr>
        <w:widowControl/>
        <w:ind w:leftChars="-195" w:left="98" w:rightChars="-201" w:right="-482" w:hangingChars="236" w:hanging="566"/>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[4]</w:t>
      </w:r>
      <w:r w:rsidRPr="00F44202">
        <w:rPr>
          <w:rFonts w:ascii="Times New Roman" w:eastAsia="BiauKai" w:hAnsi="Times New Roman" w:cs="Times New Roman"/>
          <w:color w:val="000000" w:themeColor="text1"/>
        </w:rPr>
        <w:tab/>
        <w:t xml:space="preserve">F. </w:t>
      </w:r>
      <w:proofErr w:type="spellStart"/>
      <w:r w:rsidRPr="00F44202">
        <w:rPr>
          <w:rFonts w:ascii="Times New Roman" w:eastAsia="BiauKai" w:hAnsi="Times New Roman" w:cs="Times New Roman"/>
          <w:color w:val="000000" w:themeColor="text1"/>
        </w:rPr>
        <w:t>Demrozi</w:t>
      </w:r>
      <w:proofErr w:type="spellEnd"/>
      <w:r w:rsidRPr="00F44202">
        <w:rPr>
          <w:rFonts w:ascii="Times New Roman" w:eastAsia="BiauKai" w:hAnsi="Times New Roman" w:cs="Times New Roman"/>
          <w:color w:val="000000" w:themeColor="text1"/>
        </w:rPr>
        <w:t xml:space="preserve">, G. </w:t>
      </w:r>
      <w:proofErr w:type="spellStart"/>
      <w:r w:rsidRPr="00F44202">
        <w:rPr>
          <w:rFonts w:ascii="Times New Roman" w:eastAsia="BiauKai" w:hAnsi="Times New Roman" w:cs="Times New Roman"/>
          <w:color w:val="000000" w:themeColor="text1"/>
        </w:rPr>
        <w:t>Pravadelli</w:t>
      </w:r>
      <w:proofErr w:type="spellEnd"/>
      <w:r w:rsidRPr="00F44202">
        <w:rPr>
          <w:rFonts w:ascii="Times New Roman" w:eastAsia="BiauKai" w:hAnsi="Times New Roman" w:cs="Times New Roman"/>
          <w:color w:val="000000" w:themeColor="text1"/>
        </w:rPr>
        <w:t xml:space="preserve">, A. </w:t>
      </w:r>
      <w:proofErr w:type="spellStart"/>
      <w:r w:rsidRPr="00F44202">
        <w:rPr>
          <w:rFonts w:ascii="Times New Roman" w:eastAsia="BiauKai" w:hAnsi="Times New Roman" w:cs="Times New Roman"/>
          <w:color w:val="000000" w:themeColor="text1"/>
        </w:rPr>
        <w:t>Bihorac</w:t>
      </w:r>
      <w:proofErr w:type="spellEnd"/>
      <w:r w:rsidRPr="00F44202">
        <w:rPr>
          <w:rFonts w:ascii="Times New Roman" w:eastAsia="BiauKai" w:hAnsi="Times New Roman" w:cs="Times New Roman"/>
          <w:color w:val="000000" w:themeColor="text1"/>
        </w:rPr>
        <w:t>, and P. Rashidi, "Human activity recognition using inertial, physiological and environmental sensors: A comprehensive survey," IEEE Access, vol. 8, pp. 210816-210836, 2020.</w:t>
      </w:r>
    </w:p>
    <w:p w14:paraId="7DD04D04" w14:textId="77777777" w:rsidR="00134FC1" w:rsidRPr="00F44202" w:rsidRDefault="00134FC1" w:rsidP="00832D6C">
      <w:pPr>
        <w:widowControl/>
        <w:ind w:leftChars="-195" w:left="98" w:rightChars="-201" w:right="-482" w:hangingChars="236" w:hanging="566"/>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[5]</w:t>
      </w:r>
      <w:r w:rsidRPr="00F44202">
        <w:rPr>
          <w:rFonts w:ascii="Times New Roman" w:eastAsia="BiauKai" w:hAnsi="Times New Roman" w:cs="Times New Roman"/>
          <w:color w:val="000000" w:themeColor="text1"/>
        </w:rPr>
        <w:tab/>
        <w:t xml:space="preserve">D. R. </w:t>
      </w:r>
      <w:proofErr w:type="spellStart"/>
      <w:r w:rsidRPr="00F44202">
        <w:rPr>
          <w:rFonts w:ascii="Times New Roman" w:eastAsia="BiauKai" w:hAnsi="Times New Roman" w:cs="Times New Roman"/>
          <w:color w:val="000000" w:themeColor="text1"/>
        </w:rPr>
        <w:t>Beddiar</w:t>
      </w:r>
      <w:proofErr w:type="spellEnd"/>
      <w:r w:rsidRPr="00F44202">
        <w:rPr>
          <w:rFonts w:ascii="Times New Roman" w:eastAsia="BiauKai" w:hAnsi="Times New Roman" w:cs="Times New Roman"/>
          <w:color w:val="000000" w:themeColor="text1"/>
        </w:rPr>
        <w:t xml:space="preserve">, B. </w:t>
      </w:r>
      <w:proofErr w:type="spellStart"/>
      <w:r w:rsidRPr="00F44202">
        <w:rPr>
          <w:rFonts w:ascii="Times New Roman" w:eastAsia="BiauKai" w:hAnsi="Times New Roman" w:cs="Times New Roman"/>
          <w:color w:val="000000" w:themeColor="text1"/>
        </w:rPr>
        <w:t>Nini</w:t>
      </w:r>
      <w:proofErr w:type="spellEnd"/>
      <w:r w:rsidRPr="00F44202">
        <w:rPr>
          <w:rFonts w:ascii="Times New Roman" w:eastAsia="BiauKai" w:hAnsi="Times New Roman" w:cs="Times New Roman"/>
          <w:color w:val="000000" w:themeColor="text1"/>
        </w:rPr>
        <w:t xml:space="preserve">, M. </w:t>
      </w:r>
      <w:proofErr w:type="spellStart"/>
      <w:r w:rsidRPr="00F44202">
        <w:rPr>
          <w:rFonts w:ascii="Times New Roman" w:eastAsia="BiauKai" w:hAnsi="Times New Roman" w:cs="Times New Roman"/>
          <w:color w:val="000000" w:themeColor="text1"/>
        </w:rPr>
        <w:t>Sabokrou</w:t>
      </w:r>
      <w:proofErr w:type="spellEnd"/>
      <w:r w:rsidRPr="00F44202">
        <w:rPr>
          <w:rFonts w:ascii="Times New Roman" w:eastAsia="BiauKai" w:hAnsi="Times New Roman" w:cs="Times New Roman"/>
          <w:color w:val="000000" w:themeColor="text1"/>
        </w:rPr>
        <w:t>, and A. Hadid, "Vision-based human activity recognition: a survey," Multimedia Tools and Applications, vol. 79, pp. 30509-30555, 2020.</w:t>
      </w:r>
    </w:p>
    <w:p w14:paraId="3B2795A7" w14:textId="77777777" w:rsidR="00134FC1" w:rsidRPr="00F44202" w:rsidRDefault="00134FC1" w:rsidP="00832D6C">
      <w:pPr>
        <w:widowControl/>
        <w:ind w:leftChars="-195" w:left="98" w:rightChars="-201" w:right="-482" w:hangingChars="236" w:hanging="566"/>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[6]</w:t>
      </w:r>
      <w:r w:rsidRPr="00F44202">
        <w:rPr>
          <w:rFonts w:ascii="Times New Roman" w:eastAsia="BiauKai" w:hAnsi="Times New Roman" w:cs="Times New Roman"/>
          <w:color w:val="000000" w:themeColor="text1"/>
        </w:rPr>
        <w:tab/>
        <w:t xml:space="preserve">D. </w:t>
      </w:r>
      <w:proofErr w:type="spellStart"/>
      <w:r w:rsidRPr="00F44202">
        <w:rPr>
          <w:rFonts w:ascii="Times New Roman" w:eastAsia="BiauKai" w:hAnsi="Times New Roman" w:cs="Times New Roman"/>
          <w:color w:val="000000" w:themeColor="text1"/>
        </w:rPr>
        <w:t>Bouchabou</w:t>
      </w:r>
      <w:proofErr w:type="spellEnd"/>
      <w:r w:rsidRPr="00F44202">
        <w:rPr>
          <w:rFonts w:ascii="Times New Roman" w:eastAsia="BiauKai" w:hAnsi="Times New Roman" w:cs="Times New Roman"/>
          <w:color w:val="000000" w:themeColor="text1"/>
        </w:rPr>
        <w:t xml:space="preserve">, S. M. Nguyen, C. </w:t>
      </w:r>
      <w:proofErr w:type="spellStart"/>
      <w:r w:rsidRPr="00F44202">
        <w:rPr>
          <w:rFonts w:ascii="Times New Roman" w:eastAsia="BiauKai" w:hAnsi="Times New Roman" w:cs="Times New Roman"/>
          <w:color w:val="000000" w:themeColor="text1"/>
        </w:rPr>
        <w:t>Lohr</w:t>
      </w:r>
      <w:proofErr w:type="spellEnd"/>
      <w:r w:rsidRPr="00F44202">
        <w:rPr>
          <w:rFonts w:ascii="Times New Roman" w:eastAsia="BiauKai" w:hAnsi="Times New Roman" w:cs="Times New Roman"/>
          <w:color w:val="000000" w:themeColor="text1"/>
        </w:rPr>
        <w:t xml:space="preserve">, B. </w:t>
      </w:r>
      <w:proofErr w:type="spellStart"/>
      <w:r w:rsidRPr="00F44202">
        <w:rPr>
          <w:rFonts w:ascii="Times New Roman" w:eastAsia="BiauKai" w:hAnsi="Times New Roman" w:cs="Times New Roman"/>
          <w:color w:val="000000" w:themeColor="text1"/>
        </w:rPr>
        <w:t>LeDuc</w:t>
      </w:r>
      <w:proofErr w:type="spellEnd"/>
      <w:r w:rsidRPr="00F44202">
        <w:rPr>
          <w:rFonts w:ascii="Times New Roman" w:eastAsia="BiauKai" w:hAnsi="Times New Roman" w:cs="Times New Roman"/>
          <w:color w:val="000000" w:themeColor="text1"/>
        </w:rPr>
        <w:t xml:space="preserve">, and I. </w:t>
      </w:r>
      <w:proofErr w:type="spellStart"/>
      <w:r w:rsidRPr="00F44202">
        <w:rPr>
          <w:rFonts w:ascii="Times New Roman" w:eastAsia="BiauKai" w:hAnsi="Times New Roman" w:cs="Times New Roman"/>
          <w:color w:val="000000" w:themeColor="text1"/>
        </w:rPr>
        <w:t>Kanellos</w:t>
      </w:r>
      <w:proofErr w:type="spellEnd"/>
      <w:r w:rsidRPr="00F44202">
        <w:rPr>
          <w:rFonts w:ascii="Times New Roman" w:eastAsia="BiauKai" w:hAnsi="Times New Roman" w:cs="Times New Roman"/>
          <w:color w:val="000000" w:themeColor="text1"/>
        </w:rPr>
        <w:t>, "A survey of human activity recognition in smart homes based on IoT sensors algorithms: Taxonomies, challenges, and opportunities with deep learning," Sensors, vol. 21, p. 6037, 2021.</w:t>
      </w:r>
    </w:p>
    <w:p w14:paraId="3E708B46" w14:textId="77777777" w:rsidR="004263A6" w:rsidRPr="00F44202" w:rsidRDefault="004263A6" w:rsidP="00832D6C">
      <w:pPr>
        <w:widowControl/>
        <w:ind w:leftChars="-195" w:left="98" w:rightChars="-201" w:right="-482" w:hangingChars="236" w:hanging="566"/>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lastRenderedPageBreak/>
        <w:t xml:space="preserve">[7] </w:t>
      </w:r>
      <w:r w:rsidRPr="00F44202">
        <w:rPr>
          <w:rFonts w:ascii="Times New Roman" w:eastAsia="BiauKai" w:hAnsi="Times New Roman" w:cs="Times New Roman"/>
          <w:color w:val="000000" w:themeColor="text1"/>
        </w:rPr>
        <w:tab/>
      </w:r>
      <w:r w:rsidRPr="00F44202">
        <w:rPr>
          <w:rFonts w:ascii="Times New Roman" w:eastAsia="BiauKai" w:hAnsi="Times New Roman" w:cs="Times New Roman"/>
          <w:color w:val="000000" w:themeColor="text1"/>
        </w:rPr>
        <w:t>楊于進</w:t>
      </w:r>
      <w:r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color w:val="000000" w:themeColor="text1"/>
        </w:rPr>
        <w:t>多感測器系統與即時性動作辨識</w:t>
      </w:r>
      <w:r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color w:val="000000" w:themeColor="text1"/>
        </w:rPr>
        <w:t>交通大學資訊科學與工程研究所學位論</w:t>
      </w:r>
      <w:r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color w:val="000000" w:themeColor="text1"/>
        </w:rPr>
        <w:t>文</w:t>
      </w:r>
      <w:r w:rsidRPr="00F44202">
        <w:rPr>
          <w:rFonts w:ascii="Times New Roman" w:eastAsia="BiauKai" w:hAnsi="Times New Roman" w:cs="Times New Roman"/>
          <w:color w:val="000000" w:themeColor="text1"/>
        </w:rPr>
        <w:t>, pages 1–32, 2017.</w:t>
      </w:r>
    </w:p>
    <w:p w14:paraId="7E9BC315" w14:textId="77777777" w:rsidR="004263A6" w:rsidRPr="00F44202" w:rsidRDefault="004263A6" w:rsidP="00832D6C">
      <w:pPr>
        <w:widowControl/>
        <w:ind w:leftChars="-195" w:left="98" w:rightChars="-201" w:right="-482" w:hangingChars="236" w:hanging="566"/>
        <w:jc w:val="both"/>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[8] </w:t>
      </w:r>
      <w:r w:rsidRPr="00F44202">
        <w:rPr>
          <w:rFonts w:ascii="Times New Roman" w:eastAsia="BiauKai" w:hAnsi="Times New Roman" w:cs="Times New Roman"/>
          <w:color w:val="000000" w:themeColor="text1"/>
        </w:rPr>
        <w:tab/>
      </w:r>
      <w:r w:rsidRPr="00F44202">
        <w:rPr>
          <w:rFonts w:ascii="Times New Roman" w:eastAsia="BiauKai" w:hAnsi="Times New Roman" w:cs="Times New Roman"/>
          <w:color w:val="000000" w:themeColor="text1"/>
        </w:rPr>
        <w:t>張書瑜</w:t>
      </w:r>
      <w:r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color w:val="000000" w:themeColor="text1"/>
        </w:rPr>
        <w:t>利用加速規與陀螺儀進行樓梯、斜坡與平地行走之動作判讀</w:t>
      </w:r>
      <w:r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color w:val="000000" w:themeColor="text1"/>
        </w:rPr>
        <w:t>國立台灣師範大學運動與休閒學院</w:t>
      </w:r>
      <w:r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color w:val="000000" w:themeColor="text1"/>
        </w:rPr>
        <w:t>運動競技學系碩士論文</w:t>
      </w:r>
      <w:r w:rsidRPr="00F44202">
        <w:rPr>
          <w:rFonts w:ascii="Times New Roman" w:eastAsia="BiauKai" w:hAnsi="Times New Roman" w:cs="Times New Roman"/>
          <w:color w:val="000000" w:themeColor="text1"/>
        </w:rPr>
        <w:t>,page1-51,2014</w:t>
      </w:r>
    </w:p>
    <w:p w14:paraId="0515B6C0" w14:textId="6B61B341" w:rsidR="0024181B" w:rsidRPr="00F44202" w:rsidRDefault="000205C3" w:rsidP="00832D6C">
      <w:pPr>
        <w:widowControl/>
        <w:ind w:leftChars="-196" w:left="96" w:rightChars="-201" w:right="-482" w:hangingChars="236" w:hanging="566"/>
        <w:rPr>
          <w:rFonts w:ascii="Times New Roman" w:eastAsia="BiauKai" w:hAnsi="Times New Roman" w:cs="Times New Roman"/>
          <w:color w:val="000000" w:themeColor="text1"/>
        </w:rPr>
      </w:pPr>
      <w:r w:rsidRPr="00F44202">
        <w:rPr>
          <w:rFonts w:ascii="Times New Roman" w:eastAsia="BiauKai" w:hAnsi="Times New Roman" w:cs="Times New Roman"/>
          <w:color w:val="000000" w:themeColor="text1"/>
        </w:rPr>
        <w:t xml:space="preserve">[9] </w:t>
      </w:r>
      <w:r w:rsidRPr="00F44202">
        <w:rPr>
          <w:rFonts w:ascii="Times New Roman" w:eastAsia="BiauKai" w:hAnsi="Times New Roman" w:cs="Times New Roman"/>
          <w:color w:val="000000" w:themeColor="text1"/>
        </w:rPr>
        <w:tab/>
      </w:r>
      <w:r w:rsidR="003D3DFB" w:rsidRPr="00F44202">
        <w:rPr>
          <w:rFonts w:ascii="Times New Roman" w:eastAsia="BiauKai" w:hAnsi="Times New Roman" w:cs="Times New Roman"/>
          <w:color w:val="000000" w:themeColor="text1"/>
        </w:rPr>
        <w:t xml:space="preserve">Emily </w:t>
      </w:r>
      <w:proofErr w:type="spellStart"/>
      <w:r w:rsidR="003D3DFB" w:rsidRPr="00F44202">
        <w:rPr>
          <w:rFonts w:ascii="Times New Roman" w:eastAsia="BiauKai" w:hAnsi="Times New Roman" w:cs="Times New Roman"/>
          <w:color w:val="000000" w:themeColor="text1"/>
        </w:rPr>
        <w:t>J.Huang</w:t>
      </w:r>
      <w:proofErr w:type="spellEnd"/>
      <w:ins w:id="660" w:author="何柏憲" w:date="2022-11-29T21:35:00Z">
        <w:r w:rsidR="00A31A86" w:rsidRPr="00F44202">
          <w:rPr>
            <w:rFonts w:ascii="Times New Roman" w:eastAsia="BiauKai" w:hAnsi="Times New Roman" w:cs="Times New Roman"/>
            <w:color w:val="000000" w:themeColor="text1"/>
          </w:rPr>
          <w:t>、</w:t>
        </w:r>
      </w:ins>
      <w:del w:id="661" w:author="何柏憲" w:date="2022-11-29T21:34:00Z">
        <w:r w:rsidR="003D3DFB" w:rsidRPr="00F44202" w:rsidDel="00A31A86">
          <w:rPr>
            <w:rFonts w:ascii="Times New Roman" w:eastAsia="BiauKai" w:hAnsi="Times New Roman" w:cs="Times New Roman"/>
            <w:color w:val="000000" w:themeColor="text1"/>
          </w:rPr>
          <w:delText xml:space="preserve"> </w:delText>
        </w:r>
      </w:del>
      <w:r w:rsidR="003D3DFB" w:rsidRPr="00F44202">
        <w:rPr>
          <w:rFonts w:ascii="Times New Roman" w:eastAsia="BiauKai" w:hAnsi="Times New Roman" w:cs="Times New Roman"/>
          <w:color w:val="000000" w:themeColor="text1"/>
        </w:rPr>
        <w:t>Jukka-</w:t>
      </w:r>
      <w:proofErr w:type="spellStart"/>
      <w:r w:rsidR="003D3DFB" w:rsidRPr="00F44202">
        <w:rPr>
          <w:rFonts w:ascii="Times New Roman" w:eastAsia="BiauKai" w:hAnsi="Times New Roman" w:cs="Times New Roman"/>
          <w:color w:val="000000" w:themeColor="text1"/>
        </w:rPr>
        <w:t>Pekka</w:t>
      </w:r>
      <w:proofErr w:type="spellEnd"/>
      <w:r w:rsidR="003D3DFB" w:rsidRPr="00F44202">
        <w:rPr>
          <w:rFonts w:ascii="Times New Roman" w:eastAsia="BiauKai" w:hAnsi="Times New Roman" w:cs="Times New Roman"/>
          <w:color w:val="000000" w:themeColor="text1"/>
        </w:rPr>
        <w:t xml:space="preserve"> </w:t>
      </w:r>
      <w:proofErr w:type="spellStart"/>
      <w:r w:rsidR="003D3DFB" w:rsidRPr="00F44202">
        <w:rPr>
          <w:rFonts w:ascii="Times New Roman" w:eastAsia="BiauKai" w:hAnsi="Times New Roman" w:cs="Times New Roman"/>
          <w:color w:val="000000" w:themeColor="text1"/>
        </w:rPr>
        <w:t>Onela</w:t>
      </w:r>
      <w:proofErr w:type="spellEnd"/>
      <w:r w:rsidR="003D3DFB" w:rsidRPr="00F44202">
        <w:rPr>
          <w:rFonts w:ascii="Times New Roman" w:eastAsia="BiauKai" w:hAnsi="Times New Roman" w:cs="Times New Roman"/>
          <w:color w:val="000000" w:themeColor="text1"/>
        </w:rPr>
        <w:t xml:space="preserve">. </w:t>
      </w:r>
      <w:r w:rsidRPr="00F44202">
        <w:rPr>
          <w:rFonts w:ascii="Times New Roman" w:eastAsia="BiauKai" w:hAnsi="Times New Roman" w:cs="Times New Roman"/>
          <w:color w:val="000000" w:themeColor="text1"/>
        </w:rPr>
        <w:t xml:space="preserve">Augmented </w:t>
      </w:r>
      <w:proofErr w:type="spellStart"/>
      <w:r w:rsidRPr="00F44202">
        <w:rPr>
          <w:rFonts w:ascii="Times New Roman" w:eastAsia="BiauKai" w:hAnsi="Times New Roman" w:cs="Times New Roman"/>
          <w:color w:val="000000" w:themeColor="text1"/>
        </w:rPr>
        <w:t>Movelet</w:t>
      </w:r>
      <w:proofErr w:type="spellEnd"/>
      <w:r w:rsidRPr="00F44202">
        <w:rPr>
          <w:rFonts w:ascii="Times New Roman" w:eastAsia="BiauKai" w:hAnsi="Times New Roman" w:cs="Times New Roman"/>
          <w:color w:val="000000" w:themeColor="text1"/>
        </w:rPr>
        <w:t xml:space="preserve"> Method for Activity Classification Using Smartphone Gyroscope and Accelerometer Data </w:t>
      </w:r>
      <w:r w:rsidRPr="00F44202">
        <w:rPr>
          <w:rFonts w:ascii="Times New Roman" w:eastAsia="BiauKai" w:hAnsi="Times New Roman" w:cs="Times New Roman"/>
          <w:i/>
          <w:color w:val="000000" w:themeColor="text1"/>
        </w:rPr>
        <w:t>Sensors</w:t>
      </w:r>
      <w:r w:rsidRPr="00F44202">
        <w:rPr>
          <w:rFonts w:ascii="Times New Roman" w:eastAsia="BiauKai" w:hAnsi="Times New Roman" w:cs="Times New Roman"/>
          <w:color w:val="000000" w:themeColor="text1"/>
        </w:rPr>
        <w:t> 2020, </w:t>
      </w:r>
      <w:r w:rsidRPr="00F44202">
        <w:rPr>
          <w:rFonts w:ascii="Times New Roman" w:eastAsia="BiauKai" w:hAnsi="Times New Roman" w:cs="Times New Roman"/>
          <w:i/>
          <w:color w:val="000000" w:themeColor="text1"/>
        </w:rPr>
        <w:t>20</w:t>
      </w:r>
      <w:r w:rsidRPr="00F44202">
        <w:rPr>
          <w:rFonts w:ascii="Times New Roman" w:eastAsia="BiauKai" w:hAnsi="Times New Roman" w:cs="Times New Roman"/>
          <w:color w:val="000000" w:themeColor="text1"/>
        </w:rPr>
        <w:t>(13),3706; doi.org/10.3390/s20133706</w:t>
      </w:r>
    </w:p>
    <w:p w14:paraId="03B44FBA" w14:textId="77777777" w:rsidR="00B07C92" w:rsidRPr="00F44202" w:rsidRDefault="00B07C92">
      <w:pPr>
        <w:widowControl/>
        <w:ind w:leftChars="-296" w:left="-144" w:rightChars="-201" w:right="-482" w:hangingChars="236" w:hanging="566"/>
        <w:rPr>
          <w:rFonts w:ascii="Times New Roman" w:eastAsia="BiauKai" w:hAnsi="Times New Roman" w:cs="Times New Roman"/>
          <w:color w:val="000000" w:themeColor="text1"/>
        </w:rPr>
      </w:pPr>
    </w:p>
    <w:sectPr w:rsidR="00B07C92" w:rsidRPr="00F44202" w:rsidSect="00D4325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5E367" w14:textId="77777777" w:rsidR="00EC24D0" w:rsidRDefault="00EC24D0" w:rsidP="00E32F2F">
      <w:r>
        <w:separator/>
      </w:r>
    </w:p>
  </w:endnote>
  <w:endnote w:type="continuationSeparator" w:id="0">
    <w:p w14:paraId="19B91A61" w14:textId="77777777" w:rsidR="00EC24D0" w:rsidRDefault="00EC24D0" w:rsidP="00E32F2F">
      <w:r>
        <w:continuationSeparator/>
      </w:r>
    </w:p>
  </w:endnote>
  <w:endnote w:type="continuationNotice" w:id="1">
    <w:p w14:paraId="425C530C" w14:textId="77777777" w:rsidR="00EC24D0" w:rsidRDefault="00EC24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Microsoft YaHei"/>
    <w:panose1 w:val="02010601000101010101"/>
    <w:charset w:val="88"/>
    <w:family w:val="auto"/>
    <w:pitch w:val="variable"/>
    <w:sig w:usb0="00000003" w:usb1="08080000" w:usb2="00000010" w:usb3="00000000" w:csb0="00100001"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BiauKai">
    <w:panose1 w:val="02010601000101010101"/>
    <w:charset w:val="88"/>
    <w:family w:val="auto"/>
    <w:pitch w:val="variable"/>
    <w:sig w:usb0="00000001" w:usb1="08080000" w:usb2="00000010"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a"/>
      </w:rPr>
      <w:id w:val="-458878885"/>
      <w:docPartObj>
        <w:docPartGallery w:val="Page Numbers (Bottom of Page)"/>
        <w:docPartUnique/>
      </w:docPartObj>
    </w:sdtPr>
    <w:sdtContent>
      <w:p w14:paraId="1E920406" w14:textId="3E8AEA83" w:rsidR="00D4325A" w:rsidRDefault="00D4325A" w:rsidP="00D4325A">
        <w:pPr>
          <w:pStyle w:val="a5"/>
          <w:framePr w:wrap="none"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4BDAA8FE" w14:textId="77777777" w:rsidR="00D4325A" w:rsidRDefault="00D4325A" w:rsidP="00D4325A">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a"/>
      </w:rPr>
      <w:id w:val="-1605260150"/>
      <w:docPartObj>
        <w:docPartGallery w:val="Page Numbers (Bottom of Page)"/>
        <w:docPartUnique/>
      </w:docPartObj>
    </w:sdtPr>
    <w:sdtContent>
      <w:p w14:paraId="14B16018" w14:textId="212FB71E" w:rsidR="00D4325A" w:rsidRDefault="00D4325A" w:rsidP="00D4325A">
        <w:pPr>
          <w:pStyle w:val="a5"/>
          <w:framePr w:wrap="none" w:vAnchor="text" w:hAnchor="margin" w:xAlign="center" w:y="1"/>
          <w:rPr>
            <w:rStyle w:val="afa"/>
          </w:rPr>
        </w:pPr>
        <w:r>
          <w:rPr>
            <w:rStyle w:val="afa"/>
          </w:rPr>
          <w:fldChar w:fldCharType="begin"/>
        </w:r>
        <w:r>
          <w:rPr>
            <w:rStyle w:val="afa"/>
          </w:rPr>
          <w:instrText xml:space="preserve"> PAGE </w:instrText>
        </w:r>
        <w:r>
          <w:rPr>
            <w:rStyle w:val="afa"/>
          </w:rPr>
          <w:fldChar w:fldCharType="separate"/>
        </w:r>
        <w:r>
          <w:rPr>
            <w:rStyle w:val="afa"/>
            <w:noProof/>
          </w:rPr>
          <w:t>2</w:t>
        </w:r>
        <w:r>
          <w:rPr>
            <w:rStyle w:val="afa"/>
          </w:rPr>
          <w:fldChar w:fldCharType="end"/>
        </w:r>
      </w:p>
    </w:sdtContent>
  </w:sdt>
  <w:p w14:paraId="0A4161BD" w14:textId="77777777" w:rsidR="00D4325A" w:rsidRDefault="00D4325A" w:rsidP="00D4325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835C4" w14:textId="77777777" w:rsidR="00EC24D0" w:rsidRDefault="00EC24D0" w:rsidP="00E32F2F">
      <w:r>
        <w:separator/>
      </w:r>
    </w:p>
  </w:footnote>
  <w:footnote w:type="continuationSeparator" w:id="0">
    <w:p w14:paraId="04F44642" w14:textId="77777777" w:rsidR="00EC24D0" w:rsidRDefault="00EC24D0" w:rsidP="00E32F2F">
      <w:r>
        <w:continuationSeparator/>
      </w:r>
    </w:p>
  </w:footnote>
  <w:footnote w:type="continuationNotice" w:id="1">
    <w:p w14:paraId="4122113A" w14:textId="77777777" w:rsidR="00EC24D0" w:rsidRDefault="00EC24D0"/>
  </w:footnote>
</w:footnotes>
</file>

<file path=word/intelligence2.xml><?xml version="1.0" encoding="utf-8"?>
<int2:intelligence xmlns:int2="http://schemas.microsoft.com/office/intelligence/2020/intelligence" xmlns:oel="http://schemas.microsoft.com/office/2019/extlst">
  <int2:observations>
    <int2:textHash int2:hashCode="dbkRqPsiHdIOlz" int2:id="6ZG75loE">
      <int2:state int2:value="Rejected" int2:type="LegacyProofing"/>
    </int2:textHash>
    <int2:textHash int2:hashCode="2gnLk/8/itb0rz" int2:id="7gi0bYlA">
      <int2:state int2:value="Rejected" int2:type="LegacyProofing"/>
    </int2:textHash>
    <int2:textHash int2:hashCode="s7Jvkw5cyGKEjZ" int2:id="9I8hg4e0">
      <int2:state int2:value="Rejected" int2:type="LegacyProofing"/>
    </int2:textHash>
    <int2:textHash int2:hashCode="bLqMwTt5PPPu1U" int2:id="AQVhU0mh">
      <int2:state int2:value="Rejected" int2:type="LegacyProofing"/>
    </int2:textHash>
    <int2:textHash int2:hashCode="9lEz0PJtVve3vj" int2:id="GPfUjnbw">
      <int2:state int2:value="Rejected" int2:type="LegacyProofing"/>
    </int2:textHash>
    <int2:textHash int2:hashCode="mLzjXLhqJI9OvH" int2:id="GXDEiqhc">
      <int2:state int2:value="Rejected" int2:type="LegacyProofing"/>
    </int2:textHash>
    <int2:textHash int2:hashCode="J8060A1B1/BgHe" int2:id="IffXorpm">
      <int2:state int2:value="Rejected" int2:type="LegacyProofing"/>
    </int2:textHash>
    <int2:textHash int2:hashCode="zrBZTGH51iQ2hz" int2:id="RV4L2A2n">
      <int2:state int2:value="Rejected" int2:type="LegacyProofing"/>
    </int2:textHash>
    <int2:textHash int2:hashCode="WeqXMlPlbpKerA" int2:id="UBO1pWpM">
      <int2:state int2:value="Rejected" int2:type="LegacyProofing"/>
    </int2:textHash>
    <int2:textHash int2:hashCode="3gD1vM+IVrJ9FJ" int2:id="VNaWvX5X">
      <int2:state int2:value="Rejected" int2:type="LegacyProofing"/>
    </int2:textHash>
    <int2:textHash int2:hashCode="N0wzfbGvpZhFxT" int2:id="clue4Em9">
      <int2:state int2:value="Rejected" int2:type="LegacyProofing"/>
    </int2:textHash>
    <int2:textHash int2:hashCode="+59hTkZIoKuRt5" int2:id="pYq7LePF">
      <int2:state int2:value="Rejected" int2:type="LegacyProofing"/>
    </int2:textHash>
    <int2:textHash int2:hashCode="EDCvk6Ld6k1Vo2" int2:id="uaIOF4cc">
      <int2:state int2:value="Rejected" int2:type="LegacyProofing"/>
    </int2:textHash>
    <int2:textHash int2:hashCode="PQWa6dYQ/L/53I" int2:id="xcbrR2qF">
      <int2:state int2:value="Rejected" int2:type="LegacyProofing"/>
    </int2:textHash>
    <int2:textHash int2:hashCode="93+r0cb39IWq/B" int2:id="xsnCWAc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29BC2"/>
    <w:multiLevelType w:val="hybridMultilevel"/>
    <w:tmpl w:val="C8723FC6"/>
    <w:lvl w:ilvl="0" w:tplc="E4808C30">
      <w:start w:val="1"/>
      <w:numFmt w:val="decimal"/>
      <w:lvlText w:val="%1."/>
      <w:lvlJc w:val="left"/>
      <w:pPr>
        <w:ind w:left="720" w:hanging="360"/>
      </w:pPr>
    </w:lvl>
    <w:lvl w:ilvl="1" w:tplc="9D8CB008">
      <w:start w:val="1"/>
      <w:numFmt w:val="lowerLetter"/>
      <w:lvlText w:val="%2."/>
      <w:lvlJc w:val="left"/>
      <w:pPr>
        <w:ind w:left="1440" w:hanging="360"/>
      </w:pPr>
    </w:lvl>
    <w:lvl w:ilvl="2" w:tplc="BA06281E">
      <w:start w:val="1"/>
      <w:numFmt w:val="lowerRoman"/>
      <w:lvlText w:val="%3."/>
      <w:lvlJc w:val="right"/>
      <w:pPr>
        <w:ind w:left="2160" w:hanging="180"/>
      </w:pPr>
    </w:lvl>
    <w:lvl w:ilvl="3" w:tplc="73A2AC6C">
      <w:start w:val="1"/>
      <w:numFmt w:val="decimal"/>
      <w:lvlText w:val="%4."/>
      <w:lvlJc w:val="left"/>
      <w:pPr>
        <w:ind w:left="2880" w:hanging="360"/>
      </w:pPr>
    </w:lvl>
    <w:lvl w:ilvl="4" w:tplc="4B020324">
      <w:start w:val="1"/>
      <w:numFmt w:val="lowerLetter"/>
      <w:lvlText w:val="%5."/>
      <w:lvlJc w:val="left"/>
      <w:pPr>
        <w:ind w:left="3600" w:hanging="360"/>
      </w:pPr>
    </w:lvl>
    <w:lvl w:ilvl="5" w:tplc="B86232E0">
      <w:start w:val="1"/>
      <w:numFmt w:val="lowerRoman"/>
      <w:lvlText w:val="%6."/>
      <w:lvlJc w:val="right"/>
      <w:pPr>
        <w:ind w:left="4320" w:hanging="180"/>
      </w:pPr>
    </w:lvl>
    <w:lvl w:ilvl="6" w:tplc="41024764">
      <w:start w:val="1"/>
      <w:numFmt w:val="decimal"/>
      <w:lvlText w:val="%7."/>
      <w:lvlJc w:val="left"/>
      <w:pPr>
        <w:ind w:left="5040" w:hanging="360"/>
      </w:pPr>
    </w:lvl>
    <w:lvl w:ilvl="7" w:tplc="5AAC143C">
      <w:start w:val="1"/>
      <w:numFmt w:val="lowerLetter"/>
      <w:lvlText w:val="%8."/>
      <w:lvlJc w:val="left"/>
      <w:pPr>
        <w:ind w:left="5760" w:hanging="360"/>
      </w:pPr>
    </w:lvl>
    <w:lvl w:ilvl="8" w:tplc="9A32EC8C">
      <w:start w:val="1"/>
      <w:numFmt w:val="lowerRoman"/>
      <w:lvlText w:val="%9."/>
      <w:lvlJc w:val="right"/>
      <w:pPr>
        <w:ind w:left="6480" w:hanging="180"/>
      </w:pPr>
    </w:lvl>
  </w:abstractNum>
  <w:abstractNum w:abstractNumId="1" w15:restartNumberingAfterBreak="0">
    <w:nsid w:val="1D22571C"/>
    <w:multiLevelType w:val="multilevel"/>
    <w:tmpl w:val="3898ACC4"/>
    <w:lvl w:ilvl="0">
      <w:start w:val="1"/>
      <w:numFmt w:val="decimal"/>
      <w:lvlText w:val="(%1)"/>
      <w:lvlJc w:val="right"/>
      <w:pPr>
        <w:ind w:left="-228" w:hanging="480"/>
      </w:pPr>
    </w:lvl>
    <w:lvl w:ilvl="1">
      <w:start w:val="1"/>
      <w:numFmt w:val="decimal"/>
      <w:lvlText w:val="%2、"/>
      <w:lvlJc w:val="left"/>
      <w:pPr>
        <w:ind w:left="252" w:hanging="480"/>
      </w:pPr>
    </w:lvl>
    <w:lvl w:ilvl="2">
      <w:start w:val="1"/>
      <w:numFmt w:val="lowerRoman"/>
      <w:lvlText w:val="%3."/>
      <w:lvlJc w:val="right"/>
      <w:pPr>
        <w:ind w:left="732" w:hanging="480"/>
      </w:pPr>
    </w:lvl>
    <w:lvl w:ilvl="3">
      <w:start w:val="1"/>
      <w:numFmt w:val="decimal"/>
      <w:lvlText w:val="%4."/>
      <w:lvlJc w:val="left"/>
      <w:pPr>
        <w:ind w:left="1212" w:hanging="480"/>
      </w:pPr>
    </w:lvl>
    <w:lvl w:ilvl="4">
      <w:start w:val="1"/>
      <w:numFmt w:val="decimal"/>
      <w:lvlText w:val="%5、"/>
      <w:lvlJc w:val="left"/>
      <w:pPr>
        <w:ind w:left="1692" w:hanging="480"/>
      </w:pPr>
    </w:lvl>
    <w:lvl w:ilvl="5">
      <w:start w:val="1"/>
      <w:numFmt w:val="lowerRoman"/>
      <w:lvlText w:val="%6."/>
      <w:lvlJc w:val="right"/>
      <w:pPr>
        <w:ind w:left="2172" w:hanging="480"/>
      </w:pPr>
    </w:lvl>
    <w:lvl w:ilvl="6">
      <w:start w:val="1"/>
      <w:numFmt w:val="decimal"/>
      <w:lvlText w:val="%7."/>
      <w:lvlJc w:val="left"/>
      <w:pPr>
        <w:ind w:left="2652" w:hanging="480"/>
      </w:pPr>
    </w:lvl>
    <w:lvl w:ilvl="7">
      <w:start w:val="1"/>
      <w:numFmt w:val="decimal"/>
      <w:lvlText w:val="%8、"/>
      <w:lvlJc w:val="left"/>
      <w:pPr>
        <w:ind w:left="3132" w:hanging="480"/>
      </w:pPr>
    </w:lvl>
    <w:lvl w:ilvl="8">
      <w:start w:val="1"/>
      <w:numFmt w:val="lowerRoman"/>
      <w:lvlText w:val="%9."/>
      <w:lvlJc w:val="right"/>
      <w:pPr>
        <w:ind w:left="3612" w:hanging="480"/>
      </w:pPr>
    </w:lvl>
  </w:abstractNum>
  <w:abstractNum w:abstractNumId="2" w15:restartNumberingAfterBreak="0">
    <w:nsid w:val="1F507319"/>
    <w:multiLevelType w:val="hybridMultilevel"/>
    <w:tmpl w:val="28B2B97A"/>
    <w:lvl w:ilvl="0" w:tplc="EA2E87D2">
      <w:start w:val="6"/>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05A2367"/>
    <w:multiLevelType w:val="multilevel"/>
    <w:tmpl w:val="0A3C168E"/>
    <w:lvl w:ilvl="0">
      <w:start w:val="1"/>
      <w:numFmt w:val="decimal"/>
      <w:lvlText w:val="%1."/>
      <w:lvlJc w:val="left"/>
      <w:pPr>
        <w:tabs>
          <w:tab w:val="num" w:pos="360"/>
        </w:tabs>
        <w:ind w:left="360" w:hanging="360"/>
      </w:pPr>
      <w:rPr>
        <w:rFonts w:asciiTheme="majorBidi" w:eastAsia="標楷體" w:hAnsiTheme="majorBidi" w:cstheme="majorBidi"/>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389F5A25"/>
    <w:multiLevelType w:val="hybridMultilevel"/>
    <w:tmpl w:val="35FC8104"/>
    <w:lvl w:ilvl="0" w:tplc="04090001">
      <w:start w:val="1"/>
      <w:numFmt w:val="bullet"/>
      <w:lvlText w:val=""/>
      <w:lvlJc w:val="left"/>
      <w:pPr>
        <w:ind w:left="-228" w:hanging="480"/>
      </w:pPr>
      <w:rPr>
        <w:rFonts w:ascii="Wingdings" w:hAnsi="Wingdings" w:hint="default"/>
      </w:rPr>
    </w:lvl>
    <w:lvl w:ilvl="1" w:tplc="FFFFFFFF" w:tentative="1">
      <w:start w:val="1"/>
      <w:numFmt w:val="ideographTraditional"/>
      <w:lvlText w:val="%2、"/>
      <w:lvlJc w:val="left"/>
      <w:pPr>
        <w:ind w:left="252" w:hanging="480"/>
      </w:pPr>
    </w:lvl>
    <w:lvl w:ilvl="2" w:tplc="FFFFFFFF" w:tentative="1">
      <w:start w:val="1"/>
      <w:numFmt w:val="lowerRoman"/>
      <w:lvlText w:val="%3."/>
      <w:lvlJc w:val="right"/>
      <w:pPr>
        <w:ind w:left="732" w:hanging="480"/>
      </w:pPr>
    </w:lvl>
    <w:lvl w:ilvl="3" w:tplc="FFFFFFFF" w:tentative="1">
      <w:start w:val="1"/>
      <w:numFmt w:val="decimal"/>
      <w:lvlText w:val="%4."/>
      <w:lvlJc w:val="left"/>
      <w:pPr>
        <w:ind w:left="1212" w:hanging="480"/>
      </w:pPr>
    </w:lvl>
    <w:lvl w:ilvl="4" w:tplc="FFFFFFFF" w:tentative="1">
      <w:start w:val="1"/>
      <w:numFmt w:val="ideographTraditional"/>
      <w:lvlText w:val="%5、"/>
      <w:lvlJc w:val="left"/>
      <w:pPr>
        <w:ind w:left="1692" w:hanging="480"/>
      </w:pPr>
    </w:lvl>
    <w:lvl w:ilvl="5" w:tplc="FFFFFFFF" w:tentative="1">
      <w:start w:val="1"/>
      <w:numFmt w:val="lowerRoman"/>
      <w:lvlText w:val="%6."/>
      <w:lvlJc w:val="right"/>
      <w:pPr>
        <w:ind w:left="2172" w:hanging="480"/>
      </w:pPr>
    </w:lvl>
    <w:lvl w:ilvl="6" w:tplc="FFFFFFFF" w:tentative="1">
      <w:start w:val="1"/>
      <w:numFmt w:val="decimal"/>
      <w:lvlText w:val="%7."/>
      <w:lvlJc w:val="left"/>
      <w:pPr>
        <w:ind w:left="2652" w:hanging="480"/>
      </w:pPr>
    </w:lvl>
    <w:lvl w:ilvl="7" w:tplc="FFFFFFFF" w:tentative="1">
      <w:start w:val="1"/>
      <w:numFmt w:val="ideographTraditional"/>
      <w:lvlText w:val="%8、"/>
      <w:lvlJc w:val="left"/>
      <w:pPr>
        <w:ind w:left="3132" w:hanging="480"/>
      </w:pPr>
    </w:lvl>
    <w:lvl w:ilvl="8" w:tplc="FFFFFFFF" w:tentative="1">
      <w:start w:val="1"/>
      <w:numFmt w:val="lowerRoman"/>
      <w:lvlText w:val="%9."/>
      <w:lvlJc w:val="right"/>
      <w:pPr>
        <w:ind w:left="3612" w:hanging="480"/>
      </w:pPr>
    </w:lvl>
  </w:abstractNum>
  <w:abstractNum w:abstractNumId="5" w15:restartNumberingAfterBreak="0">
    <w:nsid w:val="3BE04599"/>
    <w:multiLevelType w:val="hybridMultilevel"/>
    <w:tmpl w:val="678019D0"/>
    <w:lvl w:ilvl="0" w:tplc="0409000F">
      <w:start w:val="1"/>
      <w:numFmt w:val="decimal"/>
      <w:lvlText w:val="%1."/>
      <w:lvlJc w:val="left"/>
      <w:pPr>
        <w:ind w:left="-480" w:hanging="480"/>
      </w:pPr>
    </w:lvl>
    <w:lvl w:ilvl="1" w:tplc="04090019" w:tentative="1">
      <w:start w:val="1"/>
      <w:numFmt w:val="ideographTraditional"/>
      <w:lvlText w:val="%2、"/>
      <w:lvlJc w:val="left"/>
      <w:pPr>
        <w:ind w:left="0" w:hanging="480"/>
      </w:pPr>
    </w:lvl>
    <w:lvl w:ilvl="2" w:tplc="0409001B" w:tentative="1">
      <w:start w:val="1"/>
      <w:numFmt w:val="lowerRoman"/>
      <w:lvlText w:val="%3."/>
      <w:lvlJc w:val="right"/>
      <w:pPr>
        <w:ind w:left="48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1440" w:hanging="480"/>
      </w:pPr>
    </w:lvl>
    <w:lvl w:ilvl="5" w:tplc="0409001B" w:tentative="1">
      <w:start w:val="1"/>
      <w:numFmt w:val="lowerRoman"/>
      <w:lvlText w:val="%6."/>
      <w:lvlJc w:val="right"/>
      <w:pPr>
        <w:ind w:left="1920" w:hanging="480"/>
      </w:pPr>
    </w:lvl>
    <w:lvl w:ilvl="6" w:tplc="0409000F" w:tentative="1">
      <w:start w:val="1"/>
      <w:numFmt w:val="decimal"/>
      <w:lvlText w:val="%7."/>
      <w:lvlJc w:val="left"/>
      <w:pPr>
        <w:ind w:left="2400" w:hanging="480"/>
      </w:pPr>
    </w:lvl>
    <w:lvl w:ilvl="7" w:tplc="04090019" w:tentative="1">
      <w:start w:val="1"/>
      <w:numFmt w:val="ideographTraditional"/>
      <w:lvlText w:val="%8、"/>
      <w:lvlJc w:val="left"/>
      <w:pPr>
        <w:ind w:left="2880" w:hanging="480"/>
      </w:pPr>
    </w:lvl>
    <w:lvl w:ilvl="8" w:tplc="0409001B" w:tentative="1">
      <w:start w:val="1"/>
      <w:numFmt w:val="lowerRoman"/>
      <w:lvlText w:val="%9."/>
      <w:lvlJc w:val="right"/>
      <w:pPr>
        <w:ind w:left="3360" w:hanging="480"/>
      </w:pPr>
    </w:lvl>
  </w:abstractNum>
  <w:abstractNum w:abstractNumId="6" w15:restartNumberingAfterBreak="0">
    <w:nsid w:val="403619A5"/>
    <w:multiLevelType w:val="multilevel"/>
    <w:tmpl w:val="0B923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C51558"/>
    <w:multiLevelType w:val="hybridMultilevel"/>
    <w:tmpl w:val="E962FA70"/>
    <w:lvl w:ilvl="0" w:tplc="04090007">
      <w:start w:val="1"/>
      <w:numFmt w:val="bullet"/>
      <w:lvlText w:val=""/>
      <w:lvlJc w:val="left"/>
      <w:pPr>
        <w:ind w:left="-228" w:hanging="480"/>
      </w:pPr>
      <w:rPr>
        <w:rFonts w:ascii="Wingdings" w:hAnsi="Wingdings" w:hint="default"/>
      </w:rPr>
    </w:lvl>
    <w:lvl w:ilvl="1" w:tplc="04090003" w:tentative="1">
      <w:start w:val="1"/>
      <w:numFmt w:val="bullet"/>
      <w:lvlText w:val=""/>
      <w:lvlJc w:val="left"/>
      <w:pPr>
        <w:ind w:left="252" w:hanging="480"/>
      </w:pPr>
      <w:rPr>
        <w:rFonts w:ascii="Wingdings" w:hAnsi="Wingdings" w:hint="default"/>
      </w:rPr>
    </w:lvl>
    <w:lvl w:ilvl="2" w:tplc="04090005" w:tentative="1">
      <w:start w:val="1"/>
      <w:numFmt w:val="bullet"/>
      <w:lvlText w:val=""/>
      <w:lvlJc w:val="left"/>
      <w:pPr>
        <w:ind w:left="732" w:hanging="480"/>
      </w:pPr>
      <w:rPr>
        <w:rFonts w:ascii="Wingdings" w:hAnsi="Wingdings" w:hint="default"/>
      </w:rPr>
    </w:lvl>
    <w:lvl w:ilvl="3" w:tplc="04090001" w:tentative="1">
      <w:start w:val="1"/>
      <w:numFmt w:val="bullet"/>
      <w:lvlText w:val=""/>
      <w:lvlJc w:val="left"/>
      <w:pPr>
        <w:ind w:left="1212" w:hanging="480"/>
      </w:pPr>
      <w:rPr>
        <w:rFonts w:ascii="Wingdings" w:hAnsi="Wingdings" w:hint="default"/>
      </w:rPr>
    </w:lvl>
    <w:lvl w:ilvl="4" w:tplc="04090003" w:tentative="1">
      <w:start w:val="1"/>
      <w:numFmt w:val="bullet"/>
      <w:lvlText w:val=""/>
      <w:lvlJc w:val="left"/>
      <w:pPr>
        <w:ind w:left="1692" w:hanging="480"/>
      </w:pPr>
      <w:rPr>
        <w:rFonts w:ascii="Wingdings" w:hAnsi="Wingdings" w:hint="default"/>
      </w:rPr>
    </w:lvl>
    <w:lvl w:ilvl="5" w:tplc="04090005" w:tentative="1">
      <w:start w:val="1"/>
      <w:numFmt w:val="bullet"/>
      <w:lvlText w:val=""/>
      <w:lvlJc w:val="left"/>
      <w:pPr>
        <w:ind w:left="2172" w:hanging="480"/>
      </w:pPr>
      <w:rPr>
        <w:rFonts w:ascii="Wingdings" w:hAnsi="Wingdings" w:hint="default"/>
      </w:rPr>
    </w:lvl>
    <w:lvl w:ilvl="6" w:tplc="04090001" w:tentative="1">
      <w:start w:val="1"/>
      <w:numFmt w:val="bullet"/>
      <w:lvlText w:val=""/>
      <w:lvlJc w:val="left"/>
      <w:pPr>
        <w:ind w:left="2652" w:hanging="480"/>
      </w:pPr>
      <w:rPr>
        <w:rFonts w:ascii="Wingdings" w:hAnsi="Wingdings" w:hint="default"/>
      </w:rPr>
    </w:lvl>
    <w:lvl w:ilvl="7" w:tplc="04090003" w:tentative="1">
      <w:start w:val="1"/>
      <w:numFmt w:val="bullet"/>
      <w:lvlText w:val=""/>
      <w:lvlJc w:val="left"/>
      <w:pPr>
        <w:ind w:left="3132" w:hanging="480"/>
      </w:pPr>
      <w:rPr>
        <w:rFonts w:ascii="Wingdings" w:hAnsi="Wingdings" w:hint="default"/>
      </w:rPr>
    </w:lvl>
    <w:lvl w:ilvl="8" w:tplc="04090005" w:tentative="1">
      <w:start w:val="1"/>
      <w:numFmt w:val="bullet"/>
      <w:lvlText w:val=""/>
      <w:lvlJc w:val="left"/>
      <w:pPr>
        <w:ind w:left="3612" w:hanging="480"/>
      </w:pPr>
      <w:rPr>
        <w:rFonts w:ascii="Wingdings" w:hAnsi="Wingdings" w:hint="default"/>
      </w:rPr>
    </w:lvl>
  </w:abstractNum>
  <w:abstractNum w:abstractNumId="8" w15:restartNumberingAfterBreak="0">
    <w:nsid w:val="57872F51"/>
    <w:multiLevelType w:val="hybridMultilevel"/>
    <w:tmpl w:val="D1DA1F1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60B91C1C"/>
    <w:multiLevelType w:val="hybridMultilevel"/>
    <w:tmpl w:val="B39ACA32"/>
    <w:lvl w:ilvl="0" w:tplc="69822194">
      <w:start w:val="1"/>
      <w:numFmt w:val="upperRoman"/>
      <w:lvlText w:val="%1)"/>
      <w:lvlJc w:val="right"/>
      <w:pPr>
        <w:ind w:left="720" w:hanging="360"/>
      </w:pPr>
    </w:lvl>
    <w:lvl w:ilvl="1" w:tplc="790673AA">
      <w:start w:val="1"/>
      <w:numFmt w:val="lowerLetter"/>
      <w:lvlText w:val="%2."/>
      <w:lvlJc w:val="left"/>
      <w:pPr>
        <w:ind w:left="1440" w:hanging="360"/>
      </w:pPr>
    </w:lvl>
    <w:lvl w:ilvl="2" w:tplc="D6868F2A">
      <w:start w:val="1"/>
      <w:numFmt w:val="lowerRoman"/>
      <w:lvlText w:val="%3."/>
      <w:lvlJc w:val="right"/>
      <w:pPr>
        <w:ind w:left="2160" w:hanging="180"/>
      </w:pPr>
    </w:lvl>
    <w:lvl w:ilvl="3" w:tplc="CCBE2D48">
      <w:start w:val="1"/>
      <w:numFmt w:val="decimal"/>
      <w:lvlText w:val="%4."/>
      <w:lvlJc w:val="left"/>
      <w:pPr>
        <w:ind w:left="2880" w:hanging="360"/>
      </w:pPr>
    </w:lvl>
    <w:lvl w:ilvl="4" w:tplc="6A1E59C8">
      <w:start w:val="1"/>
      <w:numFmt w:val="lowerLetter"/>
      <w:lvlText w:val="%5."/>
      <w:lvlJc w:val="left"/>
      <w:pPr>
        <w:ind w:left="3600" w:hanging="360"/>
      </w:pPr>
    </w:lvl>
    <w:lvl w:ilvl="5" w:tplc="C7744990">
      <w:start w:val="1"/>
      <w:numFmt w:val="lowerRoman"/>
      <w:lvlText w:val="%6."/>
      <w:lvlJc w:val="right"/>
      <w:pPr>
        <w:ind w:left="4320" w:hanging="180"/>
      </w:pPr>
    </w:lvl>
    <w:lvl w:ilvl="6" w:tplc="A0DA77D4">
      <w:start w:val="1"/>
      <w:numFmt w:val="decimal"/>
      <w:lvlText w:val="%7."/>
      <w:lvlJc w:val="left"/>
      <w:pPr>
        <w:ind w:left="5040" w:hanging="360"/>
      </w:pPr>
    </w:lvl>
    <w:lvl w:ilvl="7" w:tplc="A32430E0">
      <w:start w:val="1"/>
      <w:numFmt w:val="lowerLetter"/>
      <w:lvlText w:val="%8."/>
      <w:lvlJc w:val="left"/>
      <w:pPr>
        <w:ind w:left="5760" w:hanging="360"/>
      </w:pPr>
    </w:lvl>
    <w:lvl w:ilvl="8" w:tplc="48322E8A">
      <w:start w:val="1"/>
      <w:numFmt w:val="lowerRoman"/>
      <w:lvlText w:val="%9."/>
      <w:lvlJc w:val="right"/>
      <w:pPr>
        <w:ind w:left="6480" w:hanging="180"/>
      </w:pPr>
    </w:lvl>
  </w:abstractNum>
  <w:abstractNum w:abstractNumId="10" w15:restartNumberingAfterBreak="0">
    <w:nsid w:val="6AFB6774"/>
    <w:multiLevelType w:val="multilevel"/>
    <w:tmpl w:val="30685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2F0A6B"/>
    <w:multiLevelType w:val="multilevel"/>
    <w:tmpl w:val="D2CA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330C99"/>
    <w:multiLevelType w:val="multilevel"/>
    <w:tmpl w:val="E35AA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0C4230"/>
    <w:multiLevelType w:val="hybridMultilevel"/>
    <w:tmpl w:val="33CEE634"/>
    <w:lvl w:ilvl="0" w:tplc="7EDC315A">
      <w:start w:val="1"/>
      <w:numFmt w:val="bullet"/>
      <w:lvlText w:val=""/>
      <w:lvlJc w:val="left"/>
      <w:pPr>
        <w:ind w:left="-228" w:hanging="480"/>
      </w:pPr>
      <w:rPr>
        <w:rFonts w:ascii="Wingdings" w:hAnsi="Wingdings" w:cs="Wingdings" w:hint="default"/>
        <w:sz w:val="24"/>
      </w:rPr>
    </w:lvl>
    <w:lvl w:ilvl="1" w:tplc="FFFFFFFF" w:tentative="1">
      <w:start w:val="1"/>
      <w:numFmt w:val="ideographTraditional"/>
      <w:lvlText w:val="%2、"/>
      <w:lvlJc w:val="left"/>
      <w:pPr>
        <w:ind w:left="252" w:hanging="480"/>
      </w:pPr>
    </w:lvl>
    <w:lvl w:ilvl="2" w:tplc="FFFFFFFF" w:tentative="1">
      <w:start w:val="1"/>
      <w:numFmt w:val="lowerRoman"/>
      <w:lvlText w:val="%3."/>
      <w:lvlJc w:val="right"/>
      <w:pPr>
        <w:ind w:left="732" w:hanging="480"/>
      </w:pPr>
    </w:lvl>
    <w:lvl w:ilvl="3" w:tplc="FFFFFFFF" w:tentative="1">
      <w:start w:val="1"/>
      <w:numFmt w:val="decimal"/>
      <w:lvlText w:val="%4."/>
      <w:lvlJc w:val="left"/>
      <w:pPr>
        <w:ind w:left="1212" w:hanging="480"/>
      </w:pPr>
    </w:lvl>
    <w:lvl w:ilvl="4" w:tplc="FFFFFFFF" w:tentative="1">
      <w:start w:val="1"/>
      <w:numFmt w:val="ideographTraditional"/>
      <w:lvlText w:val="%5、"/>
      <w:lvlJc w:val="left"/>
      <w:pPr>
        <w:ind w:left="1692" w:hanging="480"/>
      </w:pPr>
    </w:lvl>
    <w:lvl w:ilvl="5" w:tplc="FFFFFFFF" w:tentative="1">
      <w:start w:val="1"/>
      <w:numFmt w:val="lowerRoman"/>
      <w:lvlText w:val="%6."/>
      <w:lvlJc w:val="right"/>
      <w:pPr>
        <w:ind w:left="2172" w:hanging="480"/>
      </w:pPr>
    </w:lvl>
    <w:lvl w:ilvl="6" w:tplc="FFFFFFFF" w:tentative="1">
      <w:start w:val="1"/>
      <w:numFmt w:val="decimal"/>
      <w:lvlText w:val="%7."/>
      <w:lvlJc w:val="left"/>
      <w:pPr>
        <w:ind w:left="2652" w:hanging="480"/>
      </w:pPr>
    </w:lvl>
    <w:lvl w:ilvl="7" w:tplc="FFFFFFFF" w:tentative="1">
      <w:start w:val="1"/>
      <w:numFmt w:val="ideographTraditional"/>
      <w:lvlText w:val="%8、"/>
      <w:lvlJc w:val="left"/>
      <w:pPr>
        <w:ind w:left="3132" w:hanging="480"/>
      </w:pPr>
    </w:lvl>
    <w:lvl w:ilvl="8" w:tplc="FFFFFFFF" w:tentative="1">
      <w:start w:val="1"/>
      <w:numFmt w:val="lowerRoman"/>
      <w:lvlText w:val="%9."/>
      <w:lvlJc w:val="right"/>
      <w:pPr>
        <w:ind w:left="3612" w:hanging="480"/>
      </w:pPr>
    </w:lvl>
  </w:abstractNum>
  <w:num w:numId="1" w16cid:durableId="1350060272">
    <w:abstractNumId w:val="0"/>
  </w:num>
  <w:num w:numId="2" w16cid:durableId="1787312607">
    <w:abstractNumId w:val="9"/>
  </w:num>
  <w:num w:numId="3" w16cid:durableId="651056415">
    <w:abstractNumId w:val="1"/>
  </w:num>
  <w:num w:numId="4" w16cid:durableId="1366834161">
    <w:abstractNumId w:val="7"/>
  </w:num>
  <w:num w:numId="5" w16cid:durableId="332222279">
    <w:abstractNumId w:val="10"/>
  </w:num>
  <w:num w:numId="6" w16cid:durableId="315185090">
    <w:abstractNumId w:val="5"/>
  </w:num>
  <w:num w:numId="7" w16cid:durableId="1634287814">
    <w:abstractNumId w:val="6"/>
  </w:num>
  <w:num w:numId="8" w16cid:durableId="1668437661">
    <w:abstractNumId w:val="11"/>
  </w:num>
  <w:num w:numId="9" w16cid:durableId="542182307">
    <w:abstractNumId w:val="12"/>
  </w:num>
  <w:num w:numId="10" w16cid:durableId="1949853092">
    <w:abstractNumId w:val="4"/>
  </w:num>
  <w:num w:numId="11" w16cid:durableId="377365574">
    <w:abstractNumId w:val="13"/>
  </w:num>
  <w:num w:numId="12" w16cid:durableId="700471649">
    <w:abstractNumId w:val="3"/>
  </w:num>
  <w:num w:numId="13" w16cid:durableId="1449156756">
    <w:abstractNumId w:val="8"/>
  </w:num>
  <w:num w:numId="14" w16cid:durableId="199544987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峻霆 林">
    <w15:presenceInfo w15:providerId="Windows Live" w15:userId="f42d32b950a4a58d"/>
  </w15:person>
  <w15:person w15:author="何柏憲">
    <w15:presenceInfo w15:providerId="AD" w15:userId="S-1-5-21-3335875518-1572189021-3237444461-1001"/>
  </w15:person>
  <w15:person w15:author="XD Luh">
    <w15:presenceInfo w15:providerId="Windows Live" w15:userId="8ed2d39809b540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342"/>
    <w:rsid w:val="0000021C"/>
    <w:rsid w:val="00000F37"/>
    <w:rsid w:val="000011E1"/>
    <w:rsid w:val="00003F84"/>
    <w:rsid w:val="0000444A"/>
    <w:rsid w:val="000053F0"/>
    <w:rsid w:val="00006395"/>
    <w:rsid w:val="0000759D"/>
    <w:rsid w:val="00007A12"/>
    <w:rsid w:val="00013E70"/>
    <w:rsid w:val="00014272"/>
    <w:rsid w:val="00015448"/>
    <w:rsid w:val="00015F8C"/>
    <w:rsid w:val="0001611D"/>
    <w:rsid w:val="00016C84"/>
    <w:rsid w:val="000173F9"/>
    <w:rsid w:val="000179E8"/>
    <w:rsid w:val="000205C3"/>
    <w:rsid w:val="00021A1D"/>
    <w:rsid w:val="00021E84"/>
    <w:rsid w:val="00024964"/>
    <w:rsid w:val="00024DEF"/>
    <w:rsid w:val="00026DC1"/>
    <w:rsid w:val="00030421"/>
    <w:rsid w:val="00031238"/>
    <w:rsid w:val="0003181E"/>
    <w:rsid w:val="00031D67"/>
    <w:rsid w:val="00032834"/>
    <w:rsid w:val="00033249"/>
    <w:rsid w:val="0003438A"/>
    <w:rsid w:val="000358AD"/>
    <w:rsid w:val="00037BF8"/>
    <w:rsid w:val="00040191"/>
    <w:rsid w:val="000401BF"/>
    <w:rsid w:val="000403A7"/>
    <w:rsid w:val="00041284"/>
    <w:rsid w:val="0004218E"/>
    <w:rsid w:val="00043464"/>
    <w:rsid w:val="00043CE7"/>
    <w:rsid w:val="00044294"/>
    <w:rsid w:val="0005082E"/>
    <w:rsid w:val="000518A4"/>
    <w:rsid w:val="000543EA"/>
    <w:rsid w:val="00056696"/>
    <w:rsid w:val="000579AF"/>
    <w:rsid w:val="00060748"/>
    <w:rsid w:val="00062BE4"/>
    <w:rsid w:val="000634B4"/>
    <w:rsid w:val="00063538"/>
    <w:rsid w:val="00066709"/>
    <w:rsid w:val="00067202"/>
    <w:rsid w:val="00070559"/>
    <w:rsid w:val="00075456"/>
    <w:rsid w:val="00076245"/>
    <w:rsid w:val="00080C32"/>
    <w:rsid w:val="0008240D"/>
    <w:rsid w:val="00084A9D"/>
    <w:rsid w:val="00085A1E"/>
    <w:rsid w:val="00085F3C"/>
    <w:rsid w:val="00090748"/>
    <w:rsid w:val="00091F9C"/>
    <w:rsid w:val="000930CC"/>
    <w:rsid w:val="00094036"/>
    <w:rsid w:val="000955F6"/>
    <w:rsid w:val="00096AF3"/>
    <w:rsid w:val="0009762A"/>
    <w:rsid w:val="000A2227"/>
    <w:rsid w:val="000A2446"/>
    <w:rsid w:val="000A3274"/>
    <w:rsid w:val="000A356F"/>
    <w:rsid w:val="000A3F81"/>
    <w:rsid w:val="000A4E69"/>
    <w:rsid w:val="000A509D"/>
    <w:rsid w:val="000A5CF3"/>
    <w:rsid w:val="000A61DE"/>
    <w:rsid w:val="000A6422"/>
    <w:rsid w:val="000B4F56"/>
    <w:rsid w:val="000B6512"/>
    <w:rsid w:val="000B6AAF"/>
    <w:rsid w:val="000C0229"/>
    <w:rsid w:val="000C0579"/>
    <w:rsid w:val="000C083E"/>
    <w:rsid w:val="000C0FEC"/>
    <w:rsid w:val="000C151A"/>
    <w:rsid w:val="000C15A7"/>
    <w:rsid w:val="000C4B37"/>
    <w:rsid w:val="000C4D7F"/>
    <w:rsid w:val="000D1198"/>
    <w:rsid w:val="000D18F1"/>
    <w:rsid w:val="000D3561"/>
    <w:rsid w:val="000D4E0B"/>
    <w:rsid w:val="000D6E11"/>
    <w:rsid w:val="000D7364"/>
    <w:rsid w:val="000E06A2"/>
    <w:rsid w:val="000E20BA"/>
    <w:rsid w:val="000E2868"/>
    <w:rsid w:val="000E2AC7"/>
    <w:rsid w:val="000E6288"/>
    <w:rsid w:val="000F1E71"/>
    <w:rsid w:val="000F2701"/>
    <w:rsid w:val="000F2A02"/>
    <w:rsid w:val="000F2C7D"/>
    <w:rsid w:val="000F30D5"/>
    <w:rsid w:val="000F3B34"/>
    <w:rsid w:val="000F49D8"/>
    <w:rsid w:val="000F4FE8"/>
    <w:rsid w:val="00101738"/>
    <w:rsid w:val="001027A5"/>
    <w:rsid w:val="0010347B"/>
    <w:rsid w:val="00104172"/>
    <w:rsid w:val="00104711"/>
    <w:rsid w:val="0010566A"/>
    <w:rsid w:val="00106827"/>
    <w:rsid w:val="00107342"/>
    <w:rsid w:val="00107BD3"/>
    <w:rsid w:val="0011069B"/>
    <w:rsid w:val="0011407D"/>
    <w:rsid w:val="00114969"/>
    <w:rsid w:val="001158A5"/>
    <w:rsid w:val="00117342"/>
    <w:rsid w:val="00117AF6"/>
    <w:rsid w:val="00117BA4"/>
    <w:rsid w:val="00117EDD"/>
    <w:rsid w:val="00120B91"/>
    <w:rsid w:val="0012105D"/>
    <w:rsid w:val="0012111F"/>
    <w:rsid w:val="001211A3"/>
    <w:rsid w:val="001223E0"/>
    <w:rsid w:val="00122D2A"/>
    <w:rsid w:val="00122D8C"/>
    <w:rsid w:val="00123A4F"/>
    <w:rsid w:val="00124D12"/>
    <w:rsid w:val="0012798D"/>
    <w:rsid w:val="00130216"/>
    <w:rsid w:val="00131E00"/>
    <w:rsid w:val="001334DF"/>
    <w:rsid w:val="00133C6F"/>
    <w:rsid w:val="001348D0"/>
    <w:rsid w:val="00134FC1"/>
    <w:rsid w:val="001363D5"/>
    <w:rsid w:val="001365D2"/>
    <w:rsid w:val="00136DFF"/>
    <w:rsid w:val="00140888"/>
    <w:rsid w:val="001416CD"/>
    <w:rsid w:val="00142B1F"/>
    <w:rsid w:val="001431D8"/>
    <w:rsid w:val="00143210"/>
    <w:rsid w:val="00143E09"/>
    <w:rsid w:val="00144D20"/>
    <w:rsid w:val="0014684B"/>
    <w:rsid w:val="00146E0B"/>
    <w:rsid w:val="001501BF"/>
    <w:rsid w:val="001506A8"/>
    <w:rsid w:val="00151FB5"/>
    <w:rsid w:val="00152402"/>
    <w:rsid w:val="00152B2F"/>
    <w:rsid w:val="00154B81"/>
    <w:rsid w:val="00157109"/>
    <w:rsid w:val="001571D6"/>
    <w:rsid w:val="00157200"/>
    <w:rsid w:val="001672F4"/>
    <w:rsid w:val="001707E0"/>
    <w:rsid w:val="001709E6"/>
    <w:rsid w:val="00170F8B"/>
    <w:rsid w:val="0017436F"/>
    <w:rsid w:val="0017483E"/>
    <w:rsid w:val="00175166"/>
    <w:rsid w:val="0017618B"/>
    <w:rsid w:val="00176AE1"/>
    <w:rsid w:val="0017746D"/>
    <w:rsid w:val="00181599"/>
    <w:rsid w:val="0018199A"/>
    <w:rsid w:val="00184D21"/>
    <w:rsid w:val="0018686A"/>
    <w:rsid w:val="00186FDF"/>
    <w:rsid w:val="00187F7A"/>
    <w:rsid w:val="00190077"/>
    <w:rsid w:val="00193691"/>
    <w:rsid w:val="00193A8B"/>
    <w:rsid w:val="00195F9D"/>
    <w:rsid w:val="001A0417"/>
    <w:rsid w:val="001A04C5"/>
    <w:rsid w:val="001A0D0F"/>
    <w:rsid w:val="001A411B"/>
    <w:rsid w:val="001A4BB6"/>
    <w:rsid w:val="001A6E43"/>
    <w:rsid w:val="001A7AAC"/>
    <w:rsid w:val="001A7B4E"/>
    <w:rsid w:val="001A7F13"/>
    <w:rsid w:val="001B059F"/>
    <w:rsid w:val="001B0DB6"/>
    <w:rsid w:val="001B44FE"/>
    <w:rsid w:val="001B476F"/>
    <w:rsid w:val="001C12FB"/>
    <w:rsid w:val="001C2984"/>
    <w:rsid w:val="001C4CB2"/>
    <w:rsid w:val="001C4DCE"/>
    <w:rsid w:val="001C4E94"/>
    <w:rsid w:val="001C5A33"/>
    <w:rsid w:val="001C7504"/>
    <w:rsid w:val="001D0096"/>
    <w:rsid w:val="001D1415"/>
    <w:rsid w:val="001D3F3E"/>
    <w:rsid w:val="001D4219"/>
    <w:rsid w:val="001D4CCA"/>
    <w:rsid w:val="001D5110"/>
    <w:rsid w:val="001E1745"/>
    <w:rsid w:val="001E2C8D"/>
    <w:rsid w:val="001E3410"/>
    <w:rsid w:val="001E35E4"/>
    <w:rsid w:val="001E50D0"/>
    <w:rsid w:val="001E627F"/>
    <w:rsid w:val="001E69A5"/>
    <w:rsid w:val="001E6DDB"/>
    <w:rsid w:val="001E7891"/>
    <w:rsid w:val="001E7A3F"/>
    <w:rsid w:val="001F006C"/>
    <w:rsid w:val="001F02CF"/>
    <w:rsid w:val="001F08DC"/>
    <w:rsid w:val="001F0DC2"/>
    <w:rsid w:val="001F1B92"/>
    <w:rsid w:val="001F33A1"/>
    <w:rsid w:val="001F37FA"/>
    <w:rsid w:val="001F3A29"/>
    <w:rsid w:val="001F7469"/>
    <w:rsid w:val="001F74F8"/>
    <w:rsid w:val="0020061F"/>
    <w:rsid w:val="0020673D"/>
    <w:rsid w:val="00207F55"/>
    <w:rsid w:val="0021187D"/>
    <w:rsid w:val="00211B61"/>
    <w:rsid w:val="002120DC"/>
    <w:rsid w:val="00212C5A"/>
    <w:rsid w:val="00212DA3"/>
    <w:rsid w:val="00213472"/>
    <w:rsid w:val="00213E20"/>
    <w:rsid w:val="00214A82"/>
    <w:rsid w:val="00215A2A"/>
    <w:rsid w:val="00216290"/>
    <w:rsid w:val="002170F0"/>
    <w:rsid w:val="002174A4"/>
    <w:rsid w:val="002222E4"/>
    <w:rsid w:val="0022386B"/>
    <w:rsid w:val="00224280"/>
    <w:rsid w:val="002242AC"/>
    <w:rsid w:val="00225FC2"/>
    <w:rsid w:val="00233827"/>
    <w:rsid w:val="002338C7"/>
    <w:rsid w:val="00237BEF"/>
    <w:rsid w:val="00240669"/>
    <w:rsid w:val="0024131A"/>
    <w:rsid w:val="0024181B"/>
    <w:rsid w:val="00243981"/>
    <w:rsid w:val="00244FA5"/>
    <w:rsid w:val="0024618A"/>
    <w:rsid w:val="00246688"/>
    <w:rsid w:val="002473E7"/>
    <w:rsid w:val="002522A1"/>
    <w:rsid w:val="002525C5"/>
    <w:rsid w:val="0025464A"/>
    <w:rsid w:val="002550D8"/>
    <w:rsid w:val="0025524B"/>
    <w:rsid w:val="0025796C"/>
    <w:rsid w:val="002579B7"/>
    <w:rsid w:val="00257E4F"/>
    <w:rsid w:val="00261281"/>
    <w:rsid w:val="002629AE"/>
    <w:rsid w:val="0026308C"/>
    <w:rsid w:val="0026395A"/>
    <w:rsid w:val="00263D18"/>
    <w:rsid w:val="00263ED0"/>
    <w:rsid w:val="00263F6B"/>
    <w:rsid w:val="00264495"/>
    <w:rsid w:val="0026590B"/>
    <w:rsid w:val="00266F48"/>
    <w:rsid w:val="00267F9D"/>
    <w:rsid w:val="0027078C"/>
    <w:rsid w:val="002717A3"/>
    <w:rsid w:val="002737D2"/>
    <w:rsid w:val="0027460B"/>
    <w:rsid w:val="00274C83"/>
    <w:rsid w:val="00280C82"/>
    <w:rsid w:val="00280F2B"/>
    <w:rsid w:val="00280FFB"/>
    <w:rsid w:val="00282E83"/>
    <w:rsid w:val="002842FC"/>
    <w:rsid w:val="00284975"/>
    <w:rsid w:val="00287906"/>
    <w:rsid w:val="002913E6"/>
    <w:rsid w:val="00294512"/>
    <w:rsid w:val="00294C55"/>
    <w:rsid w:val="00295C7B"/>
    <w:rsid w:val="00295F25"/>
    <w:rsid w:val="00297A1E"/>
    <w:rsid w:val="002A0102"/>
    <w:rsid w:val="002A0E15"/>
    <w:rsid w:val="002A1B27"/>
    <w:rsid w:val="002A28D9"/>
    <w:rsid w:val="002A2E13"/>
    <w:rsid w:val="002A4996"/>
    <w:rsid w:val="002A5A22"/>
    <w:rsid w:val="002A5CF8"/>
    <w:rsid w:val="002A610B"/>
    <w:rsid w:val="002A66A3"/>
    <w:rsid w:val="002B040C"/>
    <w:rsid w:val="002B1083"/>
    <w:rsid w:val="002B251E"/>
    <w:rsid w:val="002B259A"/>
    <w:rsid w:val="002B3BE2"/>
    <w:rsid w:val="002B4D66"/>
    <w:rsid w:val="002B559E"/>
    <w:rsid w:val="002B59E8"/>
    <w:rsid w:val="002C0EE1"/>
    <w:rsid w:val="002C139D"/>
    <w:rsid w:val="002C1E7B"/>
    <w:rsid w:val="002C1F0B"/>
    <w:rsid w:val="002C2137"/>
    <w:rsid w:val="002C4A12"/>
    <w:rsid w:val="002C4ED1"/>
    <w:rsid w:val="002C57CB"/>
    <w:rsid w:val="002D4AB8"/>
    <w:rsid w:val="002D64D8"/>
    <w:rsid w:val="002D6AF2"/>
    <w:rsid w:val="002E149F"/>
    <w:rsid w:val="002E1683"/>
    <w:rsid w:val="002E4AAE"/>
    <w:rsid w:val="002E7393"/>
    <w:rsid w:val="002F2B89"/>
    <w:rsid w:val="002F4F9B"/>
    <w:rsid w:val="002F5EBC"/>
    <w:rsid w:val="00300E50"/>
    <w:rsid w:val="00302530"/>
    <w:rsid w:val="0030283D"/>
    <w:rsid w:val="00302855"/>
    <w:rsid w:val="00302A75"/>
    <w:rsid w:val="00303B1E"/>
    <w:rsid w:val="003051C5"/>
    <w:rsid w:val="003066E2"/>
    <w:rsid w:val="00310162"/>
    <w:rsid w:val="00310EBE"/>
    <w:rsid w:val="003133D9"/>
    <w:rsid w:val="00316290"/>
    <w:rsid w:val="003169C5"/>
    <w:rsid w:val="0032294A"/>
    <w:rsid w:val="003239F7"/>
    <w:rsid w:val="00323E21"/>
    <w:rsid w:val="00325632"/>
    <w:rsid w:val="003259E7"/>
    <w:rsid w:val="00326826"/>
    <w:rsid w:val="003278D3"/>
    <w:rsid w:val="00330AEA"/>
    <w:rsid w:val="00332FF7"/>
    <w:rsid w:val="0033333D"/>
    <w:rsid w:val="00333D9B"/>
    <w:rsid w:val="00333F63"/>
    <w:rsid w:val="00336436"/>
    <w:rsid w:val="003419A0"/>
    <w:rsid w:val="003430D6"/>
    <w:rsid w:val="0034316C"/>
    <w:rsid w:val="003436FF"/>
    <w:rsid w:val="003478BE"/>
    <w:rsid w:val="003538C4"/>
    <w:rsid w:val="00357970"/>
    <w:rsid w:val="003606BD"/>
    <w:rsid w:val="003620DA"/>
    <w:rsid w:val="00364B32"/>
    <w:rsid w:val="00365966"/>
    <w:rsid w:val="00366492"/>
    <w:rsid w:val="00367482"/>
    <w:rsid w:val="003705F2"/>
    <w:rsid w:val="0037491D"/>
    <w:rsid w:val="003755FB"/>
    <w:rsid w:val="0037738D"/>
    <w:rsid w:val="00381437"/>
    <w:rsid w:val="00382E73"/>
    <w:rsid w:val="00382F62"/>
    <w:rsid w:val="0038319D"/>
    <w:rsid w:val="00383494"/>
    <w:rsid w:val="003844F5"/>
    <w:rsid w:val="003851AD"/>
    <w:rsid w:val="00391245"/>
    <w:rsid w:val="003918F7"/>
    <w:rsid w:val="00391EFB"/>
    <w:rsid w:val="003927FD"/>
    <w:rsid w:val="00393249"/>
    <w:rsid w:val="003938AD"/>
    <w:rsid w:val="00394408"/>
    <w:rsid w:val="003958F5"/>
    <w:rsid w:val="00396871"/>
    <w:rsid w:val="003A279D"/>
    <w:rsid w:val="003A34AF"/>
    <w:rsid w:val="003A37F9"/>
    <w:rsid w:val="003A389E"/>
    <w:rsid w:val="003A5FE9"/>
    <w:rsid w:val="003A6452"/>
    <w:rsid w:val="003A6739"/>
    <w:rsid w:val="003B052A"/>
    <w:rsid w:val="003B12D7"/>
    <w:rsid w:val="003B35D7"/>
    <w:rsid w:val="003B3F04"/>
    <w:rsid w:val="003B5537"/>
    <w:rsid w:val="003B743E"/>
    <w:rsid w:val="003B7C2F"/>
    <w:rsid w:val="003C1B06"/>
    <w:rsid w:val="003C3C44"/>
    <w:rsid w:val="003C4DBC"/>
    <w:rsid w:val="003C56C8"/>
    <w:rsid w:val="003C7259"/>
    <w:rsid w:val="003C7613"/>
    <w:rsid w:val="003D008B"/>
    <w:rsid w:val="003D2542"/>
    <w:rsid w:val="003D2AF4"/>
    <w:rsid w:val="003D3692"/>
    <w:rsid w:val="003D3A48"/>
    <w:rsid w:val="003D3DFB"/>
    <w:rsid w:val="003D49AA"/>
    <w:rsid w:val="003D6ABD"/>
    <w:rsid w:val="003E0194"/>
    <w:rsid w:val="003E0F3D"/>
    <w:rsid w:val="003E1EEE"/>
    <w:rsid w:val="003E2CFA"/>
    <w:rsid w:val="003E2EF7"/>
    <w:rsid w:val="003E363C"/>
    <w:rsid w:val="003E3ADB"/>
    <w:rsid w:val="003E6B35"/>
    <w:rsid w:val="003F12EB"/>
    <w:rsid w:val="003F18AB"/>
    <w:rsid w:val="003F2606"/>
    <w:rsid w:val="003F2BBD"/>
    <w:rsid w:val="003F40B7"/>
    <w:rsid w:val="003F5687"/>
    <w:rsid w:val="00401538"/>
    <w:rsid w:val="00401C8A"/>
    <w:rsid w:val="00402825"/>
    <w:rsid w:val="00403C8E"/>
    <w:rsid w:val="00403E0E"/>
    <w:rsid w:val="0040436E"/>
    <w:rsid w:val="00406021"/>
    <w:rsid w:val="004075B8"/>
    <w:rsid w:val="00407D04"/>
    <w:rsid w:val="00411091"/>
    <w:rsid w:val="00412255"/>
    <w:rsid w:val="004124A8"/>
    <w:rsid w:val="00412DD0"/>
    <w:rsid w:val="00414B86"/>
    <w:rsid w:val="00415399"/>
    <w:rsid w:val="0041594E"/>
    <w:rsid w:val="00415D4E"/>
    <w:rsid w:val="00415F04"/>
    <w:rsid w:val="00416B3C"/>
    <w:rsid w:val="004172F7"/>
    <w:rsid w:val="004209B8"/>
    <w:rsid w:val="004211DF"/>
    <w:rsid w:val="00422278"/>
    <w:rsid w:val="0042279C"/>
    <w:rsid w:val="004263A6"/>
    <w:rsid w:val="00426CA1"/>
    <w:rsid w:val="00430E5A"/>
    <w:rsid w:val="00432669"/>
    <w:rsid w:val="00435827"/>
    <w:rsid w:val="0043697B"/>
    <w:rsid w:val="004416A5"/>
    <w:rsid w:val="00441A38"/>
    <w:rsid w:val="00442522"/>
    <w:rsid w:val="004429B0"/>
    <w:rsid w:val="004430F0"/>
    <w:rsid w:val="00444D8E"/>
    <w:rsid w:val="0044598A"/>
    <w:rsid w:val="00447482"/>
    <w:rsid w:val="00447682"/>
    <w:rsid w:val="00450CB2"/>
    <w:rsid w:val="00452433"/>
    <w:rsid w:val="004525B1"/>
    <w:rsid w:val="00454A78"/>
    <w:rsid w:val="0045505A"/>
    <w:rsid w:val="00457154"/>
    <w:rsid w:val="00457778"/>
    <w:rsid w:val="00461825"/>
    <w:rsid w:val="00462DB2"/>
    <w:rsid w:val="00463A0A"/>
    <w:rsid w:val="00467C63"/>
    <w:rsid w:val="00470A06"/>
    <w:rsid w:val="0047148F"/>
    <w:rsid w:val="004721C8"/>
    <w:rsid w:val="004729CC"/>
    <w:rsid w:val="00474378"/>
    <w:rsid w:val="00474EB2"/>
    <w:rsid w:val="004771C7"/>
    <w:rsid w:val="0048020B"/>
    <w:rsid w:val="004810B9"/>
    <w:rsid w:val="00481CB7"/>
    <w:rsid w:val="0048398D"/>
    <w:rsid w:val="00484605"/>
    <w:rsid w:val="00485A11"/>
    <w:rsid w:val="00485BB9"/>
    <w:rsid w:val="00487745"/>
    <w:rsid w:val="00487907"/>
    <w:rsid w:val="00492574"/>
    <w:rsid w:val="0049579B"/>
    <w:rsid w:val="00496104"/>
    <w:rsid w:val="00496643"/>
    <w:rsid w:val="0049687F"/>
    <w:rsid w:val="00497828"/>
    <w:rsid w:val="004A11F2"/>
    <w:rsid w:val="004A11F4"/>
    <w:rsid w:val="004A1900"/>
    <w:rsid w:val="004A2CDE"/>
    <w:rsid w:val="004A53A2"/>
    <w:rsid w:val="004A5412"/>
    <w:rsid w:val="004B33AD"/>
    <w:rsid w:val="004B39D6"/>
    <w:rsid w:val="004B4001"/>
    <w:rsid w:val="004B48B4"/>
    <w:rsid w:val="004B55D4"/>
    <w:rsid w:val="004B6A15"/>
    <w:rsid w:val="004B6C7A"/>
    <w:rsid w:val="004B781E"/>
    <w:rsid w:val="004C0007"/>
    <w:rsid w:val="004C01D1"/>
    <w:rsid w:val="004C095E"/>
    <w:rsid w:val="004C27EE"/>
    <w:rsid w:val="004C31AD"/>
    <w:rsid w:val="004C5E5B"/>
    <w:rsid w:val="004C655A"/>
    <w:rsid w:val="004C7430"/>
    <w:rsid w:val="004D08B3"/>
    <w:rsid w:val="004D1FDF"/>
    <w:rsid w:val="004D55DF"/>
    <w:rsid w:val="004D6127"/>
    <w:rsid w:val="004D6A6E"/>
    <w:rsid w:val="004E0325"/>
    <w:rsid w:val="004E05C4"/>
    <w:rsid w:val="004E082F"/>
    <w:rsid w:val="004E31A9"/>
    <w:rsid w:val="004E5B15"/>
    <w:rsid w:val="004E5D5D"/>
    <w:rsid w:val="004E798F"/>
    <w:rsid w:val="004F020B"/>
    <w:rsid w:val="004F0B79"/>
    <w:rsid w:val="004F3DE8"/>
    <w:rsid w:val="004F3F05"/>
    <w:rsid w:val="004F41BC"/>
    <w:rsid w:val="004F426E"/>
    <w:rsid w:val="004F4C2C"/>
    <w:rsid w:val="004F60C4"/>
    <w:rsid w:val="004F70E4"/>
    <w:rsid w:val="004F7DDA"/>
    <w:rsid w:val="00500498"/>
    <w:rsid w:val="00500AE3"/>
    <w:rsid w:val="00502523"/>
    <w:rsid w:val="005041EA"/>
    <w:rsid w:val="0050706F"/>
    <w:rsid w:val="005108E3"/>
    <w:rsid w:val="00511383"/>
    <w:rsid w:val="00511E17"/>
    <w:rsid w:val="00512D5A"/>
    <w:rsid w:val="005162BB"/>
    <w:rsid w:val="00516817"/>
    <w:rsid w:val="0052043A"/>
    <w:rsid w:val="005221D1"/>
    <w:rsid w:val="00522C95"/>
    <w:rsid w:val="00523151"/>
    <w:rsid w:val="00524477"/>
    <w:rsid w:val="005257F4"/>
    <w:rsid w:val="00532106"/>
    <w:rsid w:val="00533B4E"/>
    <w:rsid w:val="00534286"/>
    <w:rsid w:val="005346A2"/>
    <w:rsid w:val="00534DAB"/>
    <w:rsid w:val="005352AD"/>
    <w:rsid w:val="00536340"/>
    <w:rsid w:val="00537407"/>
    <w:rsid w:val="00537EA4"/>
    <w:rsid w:val="00544132"/>
    <w:rsid w:val="00544D12"/>
    <w:rsid w:val="00544DDC"/>
    <w:rsid w:val="00544EDD"/>
    <w:rsid w:val="005459DF"/>
    <w:rsid w:val="00546E37"/>
    <w:rsid w:val="00546FE4"/>
    <w:rsid w:val="00547624"/>
    <w:rsid w:val="00550220"/>
    <w:rsid w:val="00550233"/>
    <w:rsid w:val="00550768"/>
    <w:rsid w:val="00551B3D"/>
    <w:rsid w:val="00552654"/>
    <w:rsid w:val="00552B96"/>
    <w:rsid w:val="00552F1E"/>
    <w:rsid w:val="00556AD7"/>
    <w:rsid w:val="00556B20"/>
    <w:rsid w:val="0055753B"/>
    <w:rsid w:val="005576F5"/>
    <w:rsid w:val="00557B44"/>
    <w:rsid w:val="00562933"/>
    <w:rsid w:val="00562BFF"/>
    <w:rsid w:val="005632F9"/>
    <w:rsid w:val="00563EE6"/>
    <w:rsid w:val="0056450A"/>
    <w:rsid w:val="005663B2"/>
    <w:rsid w:val="00567D9B"/>
    <w:rsid w:val="00572272"/>
    <w:rsid w:val="005730BF"/>
    <w:rsid w:val="00573156"/>
    <w:rsid w:val="005757C7"/>
    <w:rsid w:val="0058055C"/>
    <w:rsid w:val="0058059F"/>
    <w:rsid w:val="0058261F"/>
    <w:rsid w:val="00582D1C"/>
    <w:rsid w:val="0058453E"/>
    <w:rsid w:val="0058526F"/>
    <w:rsid w:val="00586288"/>
    <w:rsid w:val="00587124"/>
    <w:rsid w:val="00587E39"/>
    <w:rsid w:val="005933F1"/>
    <w:rsid w:val="00594E09"/>
    <w:rsid w:val="00595409"/>
    <w:rsid w:val="00595A8C"/>
    <w:rsid w:val="005A0052"/>
    <w:rsid w:val="005A0840"/>
    <w:rsid w:val="005A19ED"/>
    <w:rsid w:val="005A376B"/>
    <w:rsid w:val="005A3C33"/>
    <w:rsid w:val="005A470A"/>
    <w:rsid w:val="005A607E"/>
    <w:rsid w:val="005A6234"/>
    <w:rsid w:val="005A63EC"/>
    <w:rsid w:val="005A7198"/>
    <w:rsid w:val="005B0BEA"/>
    <w:rsid w:val="005B20DE"/>
    <w:rsid w:val="005B220C"/>
    <w:rsid w:val="005B69AF"/>
    <w:rsid w:val="005C010E"/>
    <w:rsid w:val="005C08EC"/>
    <w:rsid w:val="005C18EB"/>
    <w:rsid w:val="005C6565"/>
    <w:rsid w:val="005C6C00"/>
    <w:rsid w:val="005C781F"/>
    <w:rsid w:val="005D20B3"/>
    <w:rsid w:val="005D31F7"/>
    <w:rsid w:val="005D42C5"/>
    <w:rsid w:val="005D6211"/>
    <w:rsid w:val="005D75BF"/>
    <w:rsid w:val="005E2D24"/>
    <w:rsid w:val="005E364C"/>
    <w:rsid w:val="005E4E38"/>
    <w:rsid w:val="005E559B"/>
    <w:rsid w:val="005E628E"/>
    <w:rsid w:val="005F0802"/>
    <w:rsid w:val="005F0AB4"/>
    <w:rsid w:val="005F14EB"/>
    <w:rsid w:val="005F23E9"/>
    <w:rsid w:val="005F2BD5"/>
    <w:rsid w:val="005F33B9"/>
    <w:rsid w:val="005F40EC"/>
    <w:rsid w:val="005F4DD1"/>
    <w:rsid w:val="006013DF"/>
    <w:rsid w:val="00601503"/>
    <w:rsid w:val="00602568"/>
    <w:rsid w:val="00604DE3"/>
    <w:rsid w:val="006069D4"/>
    <w:rsid w:val="0060727D"/>
    <w:rsid w:val="00607872"/>
    <w:rsid w:val="006079E5"/>
    <w:rsid w:val="00607AEC"/>
    <w:rsid w:val="00607EE9"/>
    <w:rsid w:val="00610344"/>
    <w:rsid w:val="006108DE"/>
    <w:rsid w:val="00612735"/>
    <w:rsid w:val="00614EAB"/>
    <w:rsid w:val="0061618D"/>
    <w:rsid w:val="006175BD"/>
    <w:rsid w:val="00620894"/>
    <w:rsid w:val="00621977"/>
    <w:rsid w:val="00621E59"/>
    <w:rsid w:val="00622403"/>
    <w:rsid w:val="00626614"/>
    <w:rsid w:val="006268FB"/>
    <w:rsid w:val="00627044"/>
    <w:rsid w:val="00630918"/>
    <w:rsid w:val="0063122E"/>
    <w:rsid w:val="00633EF4"/>
    <w:rsid w:val="00634E30"/>
    <w:rsid w:val="006355F9"/>
    <w:rsid w:val="00635A38"/>
    <w:rsid w:val="0064262C"/>
    <w:rsid w:val="00644259"/>
    <w:rsid w:val="00646F2D"/>
    <w:rsid w:val="00651638"/>
    <w:rsid w:val="00654ACF"/>
    <w:rsid w:val="00655143"/>
    <w:rsid w:val="00661037"/>
    <w:rsid w:val="0066207A"/>
    <w:rsid w:val="00662934"/>
    <w:rsid w:val="00663345"/>
    <w:rsid w:val="00664085"/>
    <w:rsid w:val="006659CB"/>
    <w:rsid w:val="00671F30"/>
    <w:rsid w:val="006722B0"/>
    <w:rsid w:val="00672ED4"/>
    <w:rsid w:val="00673D20"/>
    <w:rsid w:val="0067443E"/>
    <w:rsid w:val="006758AA"/>
    <w:rsid w:val="0068054F"/>
    <w:rsid w:val="00681C29"/>
    <w:rsid w:val="0068207B"/>
    <w:rsid w:val="0068233B"/>
    <w:rsid w:val="0068403F"/>
    <w:rsid w:val="006852A7"/>
    <w:rsid w:val="0068531A"/>
    <w:rsid w:val="00685939"/>
    <w:rsid w:val="00685E3D"/>
    <w:rsid w:val="00686604"/>
    <w:rsid w:val="006909A8"/>
    <w:rsid w:val="00690D69"/>
    <w:rsid w:val="0069292B"/>
    <w:rsid w:val="006930E6"/>
    <w:rsid w:val="00693673"/>
    <w:rsid w:val="0069396D"/>
    <w:rsid w:val="00693A67"/>
    <w:rsid w:val="00694865"/>
    <w:rsid w:val="00695D07"/>
    <w:rsid w:val="0069735D"/>
    <w:rsid w:val="006A1215"/>
    <w:rsid w:val="006A1C85"/>
    <w:rsid w:val="006A1E46"/>
    <w:rsid w:val="006A2927"/>
    <w:rsid w:val="006A29CA"/>
    <w:rsid w:val="006A30D3"/>
    <w:rsid w:val="006A422F"/>
    <w:rsid w:val="006A50E4"/>
    <w:rsid w:val="006A5460"/>
    <w:rsid w:val="006A7020"/>
    <w:rsid w:val="006A781D"/>
    <w:rsid w:val="006A7A5B"/>
    <w:rsid w:val="006B2C7C"/>
    <w:rsid w:val="006B337E"/>
    <w:rsid w:val="006B4DB7"/>
    <w:rsid w:val="006B688F"/>
    <w:rsid w:val="006B786A"/>
    <w:rsid w:val="006C00D4"/>
    <w:rsid w:val="006C0AFE"/>
    <w:rsid w:val="006C245D"/>
    <w:rsid w:val="006C2B8E"/>
    <w:rsid w:val="006C2D42"/>
    <w:rsid w:val="006C4B25"/>
    <w:rsid w:val="006C4EB6"/>
    <w:rsid w:val="006C4EED"/>
    <w:rsid w:val="006C626C"/>
    <w:rsid w:val="006C77AA"/>
    <w:rsid w:val="006D067E"/>
    <w:rsid w:val="006D4211"/>
    <w:rsid w:val="006E0B2D"/>
    <w:rsid w:val="006E2783"/>
    <w:rsid w:val="006E44E1"/>
    <w:rsid w:val="006E49CA"/>
    <w:rsid w:val="006E4B74"/>
    <w:rsid w:val="006F1AF5"/>
    <w:rsid w:val="006F1FCA"/>
    <w:rsid w:val="006F4924"/>
    <w:rsid w:val="006F5BE6"/>
    <w:rsid w:val="006F6E43"/>
    <w:rsid w:val="006F7CC1"/>
    <w:rsid w:val="007010F8"/>
    <w:rsid w:val="007037FD"/>
    <w:rsid w:val="00703A31"/>
    <w:rsid w:val="0070408C"/>
    <w:rsid w:val="00704313"/>
    <w:rsid w:val="00705758"/>
    <w:rsid w:val="00706CFD"/>
    <w:rsid w:val="0070777E"/>
    <w:rsid w:val="007118B3"/>
    <w:rsid w:val="00711D06"/>
    <w:rsid w:val="007132C8"/>
    <w:rsid w:val="0071408B"/>
    <w:rsid w:val="00714910"/>
    <w:rsid w:val="00716B4C"/>
    <w:rsid w:val="00720BD5"/>
    <w:rsid w:val="00720E3F"/>
    <w:rsid w:val="007213DB"/>
    <w:rsid w:val="00721788"/>
    <w:rsid w:val="00722E86"/>
    <w:rsid w:val="00727B7C"/>
    <w:rsid w:val="0073104B"/>
    <w:rsid w:val="007315A5"/>
    <w:rsid w:val="00731703"/>
    <w:rsid w:val="007347FA"/>
    <w:rsid w:val="00736B39"/>
    <w:rsid w:val="0074059E"/>
    <w:rsid w:val="0074178D"/>
    <w:rsid w:val="00742877"/>
    <w:rsid w:val="00742C78"/>
    <w:rsid w:val="00747329"/>
    <w:rsid w:val="00747AF3"/>
    <w:rsid w:val="00750409"/>
    <w:rsid w:val="00756C2A"/>
    <w:rsid w:val="00760623"/>
    <w:rsid w:val="007609EE"/>
    <w:rsid w:val="00762A78"/>
    <w:rsid w:val="00763830"/>
    <w:rsid w:val="00763932"/>
    <w:rsid w:val="00763BF2"/>
    <w:rsid w:val="00764144"/>
    <w:rsid w:val="00764B7E"/>
    <w:rsid w:val="00766690"/>
    <w:rsid w:val="007666C5"/>
    <w:rsid w:val="0077014D"/>
    <w:rsid w:val="00770985"/>
    <w:rsid w:val="00771ECE"/>
    <w:rsid w:val="00772289"/>
    <w:rsid w:val="007739B7"/>
    <w:rsid w:val="00774007"/>
    <w:rsid w:val="007742F2"/>
    <w:rsid w:val="007748E6"/>
    <w:rsid w:val="007755B2"/>
    <w:rsid w:val="007761A9"/>
    <w:rsid w:val="00776684"/>
    <w:rsid w:val="00777280"/>
    <w:rsid w:val="00781654"/>
    <w:rsid w:val="00782B3B"/>
    <w:rsid w:val="00782F4D"/>
    <w:rsid w:val="007843DF"/>
    <w:rsid w:val="00784C32"/>
    <w:rsid w:val="0078775C"/>
    <w:rsid w:val="007878F5"/>
    <w:rsid w:val="00790DDF"/>
    <w:rsid w:val="007917AB"/>
    <w:rsid w:val="0079253C"/>
    <w:rsid w:val="0079527B"/>
    <w:rsid w:val="00795AB9"/>
    <w:rsid w:val="007A162B"/>
    <w:rsid w:val="007A2B80"/>
    <w:rsid w:val="007A30A5"/>
    <w:rsid w:val="007A3AB8"/>
    <w:rsid w:val="007A4C63"/>
    <w:rsid w:val="007A553B"/>
    <w:rsid w:val="007A5E46"/>
    <w:rsid w:val="007A66AC"/>
    <w:rsid w:val="007A725F"/>
    <w:rsid w:val="007B2982"/>
    <w:rsid w:val="007B2E79"/>
    <w:rsid w:val="007B41D0"/>
    <w:rsid w:val="007B4DD4"/>
    <w:rsid w:val="007B56D1"/>
    <w:rsid w:val="007B7D18"/>
    <w:rsid w:val="007C0519"/>
    <w:rsid w:val="007C0D0D"/>
    <w:rsid w:val="007C1F42"/>
    <w:rsid w:val="007C3E57"/>
    <w:rsid w:val="007D0DB5"/>
    <w:rsid w:val="007D2275"/>
    <w:rsid w:val="007D2F3E"/>
    <w:rsid w:val="007D4785"/>
    <w:rsid w:val="007D49C9"/>
    <w:rsid w:val="007D4AB6"/>
    <w:rsid w:val="007D641B"/>
    <w:rsid w:val="007D7101"/>
    <w:rsid w:val="007D7518"/>
    <w:rsid w:val="007D79EB"/>
    <w:rsid w:val="007E0DAA"/>
    <w:rsid w:val="007E1CBC"/>
    <w:rsid w:val="007E3AC2"/>
    <w:rsid w:val="007F0659"/>
    <w:rsid w:val="007F1BD2"/>
    <w:rsid w:val="007F5741"/>
    <w:rsid w:val="007F60BA"/>
    <w:rsid w:val="00800C15"/>
    <w:rsid w:val="00801607"/>
    <w:rsid w:val="00801A21"/>
    <w:rsid w:val="00804F6D"/>
    <w:rsid w:val="008053DB"/>
    <w:rsid w:val="0080616C"/>
    <w:rsid w:val="00807FFA"/>
    <w:rsid w:val="008102E5"/>
    <w:rsid w:val="00810B5B"/>
    <w:rsid w:val="008113A3"/>
    <w:rsid w:val="00811D28"/>
    <w:rsid w:val="0081412F"/>
    <w:rsid w:val="008153EB"/>
    <w:rsid w:val="0081574E"/>
    <w:rsid w:val="00815A2B"/>
    <w:rsid w:val="00815FA8"/>
    <w:rsid w:val="00822945"/>
    <w:rsid w:val="00822FFF"/>
    <w:rsid w:val="00823560"/>
    <w:rsid w:val="008277AB"/>
    <w:rsid w:val="00832C59"/>
    <w:rsid w:val="00832D6C"/>
    <w:rsid w:val="00834187"/>
    <w:rsid w:val="00836198"/>
    <w:rsid w:val="00837A11"/>
    <w:rsid w:val="008408E8"/>
    <w:rsid w:val="0084462A"/>
    <w:rsid w:val="00844E99"/>
    <w:rsid w:val="00845437"/>
    <w:rsid w:val="008455B8"/>
    <w:rsid w:val="00846518"/>
    <w:rsid w:val="00846D32"/>
    <w:rsid w:val="008478CA"/>
    <w:rsid w:val="00852673"/>
    <w:rsid w:val="008534F9"/>
    <w:rsid w:val="0085499E"/>
    <w:rsid w:val="0086104F"/>
    <w:rsid w:val="0086184E"/>
    <w:rsid w:val="00861C89"/>
    <w:rsid w:val="00862482"/>
    <w:rsid w:val="00863165"/>
    <w:rsid w:val="0086528B"/>
    <w:rsid w:val="008652DE"/>
    <w:rsid w:val="008656FA"/>
    <w:rsid w:val="00866DB9"/>
    <w:rsid w:val="00866EE3"/>
    <w:rsid w:val="008672AF"/>
    <w:rsid w:val="00871469"/>
    <w:rsid w:val="00871BA0"/>
    <w:rsid w:val="00871DA1"/>
    <w:rsid w:val="00872185"/>
    <w:rsid w:val="00873296"/>
    <w:rsid w:val="00875CA0"/>
    <w:rsid w:val="00876586"/>
    <w:rsid w:val="0088068C"/>
    <w:rsid w:val="00881C21"/>
    <w:rsid w:val="00886EE2"/>
    <w:rsid w:val="00890160"/>
    <w:rsid w:val="008912C3"/>
    <w:rsid w:val="00891452"/>
    <w:rsid w:val="00892C88"/>
    <w:rsid w:val="0089458D"/>
    <w:rsid w:val="00895227"/>
    <w:rsid w:val="00897416"/>
    <w:rsid w:val="008A0BFC"/>
    <w:rsid w:val="008A534F"/>
    <w:rsid w:val="008A68CC"/>
    <w:rsid w:val="008A7079"/>
    <w:rsid w:val="008A7B83"/>
    <w:rsid w:val="008B0555"/>
    <w:rsid w:val="008B38BE"/>
    <w:rsid w:val="008B3AAD"/>
    <w:rsid w:val="008B4644"/>
    <w:rsid w:val="008B5586"/>
    <w:rsid w:val="008B6304"/>
    <w:rsid w:val="008B6FBD"/>
    <w:rsid w:val="008B75C4"/>
    <w:rsid w:val="008C011C"/>
    <w:rsid w:val="008C03F3"/>
    <w:rsid w:val="008C0D3C"/>
    <w:rsid w:val="008C1C07"/>
    <w:rsid w:val="008C277F"/>
    <w:rsid w:val="008C280E"/>
    <w:rsid w:val="008C5177"/>
    <w:rsid w:val="008C51DA"/>
    <w:rsid w:val="008C6F07"/>
    <w:rsid w:val="008D0FF0"/>
    <w:rsid w:val="008D1321"/>
    <w:rsid w:val="008D1A2B"/>
    <w:rsid w:val="008D2D23"/>
    <w:rsid w:val="008D3771"/>
    <w:rsid w:val="008D484A"/>
    <w:rsid w:val="008D6087"/>
    <w:rsid w:val="008D6F99"/>
    <w:rsid w:val="008E0F86"/>
    <w:rsid w:val="008E77EE"/>
    <w:rsid w:val="008F0197"/>
    <w:rsid w:val="008F026B"/>
    <w:rsid w:val="008F1C18"/>
    <w:rsid w:val="008F2B7C"/>
    <w:rsid w:val="008F34C2"/>
    <w:rsid w:val="008F3B84"/>
    <w:rsid w:val="008F55CD"/>
    <w:rsid w:val="008F609A"/>
    <w:rsid w:val="008F7D14"/>
    <w:rsid w:val="009030D9"/>
    <w:rsid w:val="009032FB"/>
    <w:rsid w:val="009039E7"/>
    <w:rsid w:val="009051FE"/>
    <w:rsid w:val="00907260"/>
    <w:rsid w:val="00907BAC"/>
    <w:rsid w:val="00910BE6"/>
    <w:rsid w:val="009147F0"/>
    <w:rsid w:val="00915BC9"/>
    <w:rsid w:val="00917D10"/>
    <w:rsid w:val="00921A0D"/>
    <w:rsid w:val="009228CC"/>
    <w:rsid w:val="00922943"/>
    <w:rsid w:val="00923CCD"/>
    <w:rsid w:val="00923F99"/>
    <w:rsid w:val="00930A18"/>
    <w:rsid w:val="00930CF7"/>
    <w:rsid w:val="00930DCD"/>
    <w:rsid w:val="00931CE0"/>
    <w:rsid w:val="0093249A"/>
    <w:rsid w:val="009326ED"/>
    <w:rsid w:val="009329AA"/>
    <w:rsid w:val="009339BC"/>
    <w:rsid w:val="009339F2"/>
    <w:rsid w:val="00934E7D"/>
    <w:rsid w:val="00935428"/>
    <w:rsid w:val="00935E85"/>
    <w:rsid w:val="0093700A"/>
    <w:rsid w:val="00937123"/>
    <w:rsid w:val="009408D3"/>
    <w:rsid w:val="009413BC"/>
    <w:rsid w:val="0094196F"/>
    <w:rsid w:val="0094329A"/>
    <w:rsid w:val="00943CB2"/>
    <w:rsid w:val="00943E98"/>
    <w:rsid w:val="009442A9"/>
    <w:rsid w:val="00946170"/>
    <w:rsid w:val="00947C4D"/>
    <w:rsid w:val="009506CC"/>
    <w:rsid w:val="00952430"/>
    <w:rsid w:val="0095359B"/>
    <w:rsid w:val="009536B4"/>
    <w:rsid w:val="00954294"/>
    <w:rsid w:val="00955893"/>
    <w:rsid w:val="00956381"/>
    <w:rsid w:val="00956F95"/>
    <w:rsid w:val="00957717"/>
    <w:rsid w:val="009617D1"/>
    <w:rsid w:val="00962B33"/>
    <w:rsid w:val="009649A5"/>
    <w:rsid w:val="00964E98"/>
    <w:rsid w:val="0096626A"/>
    <w:rsid w:val="00966B4E"/>
    <w:rsid w:val="009723FA"/>
    <w:rsid w:val="00972A48"/>
    <w:rsid w:val="00973F15"/>
    <w:rsid w:val="00975A95"/>
    <w:rsid w:val="00977036"/>
    <w:rsid w:val="00977706"/>
    <w:rsid w:val="009813BC"/>
    <w:rsid w:val="009837BB"/>
    <w:rsid w:val="0098486B"/>
    <w:rsid w:val="00991540"/>
    <w:rsid w:val="00992931"/>
    <w:rsid w:val="00992A92"/>
    <w:rsid w:val="00993F2E"/>
    <w:rsid w:val="00994A98"/>
    <w:rsid w:val="00995223"/>
    <w:rsid w:val="0099768B"/>
    <w:rsid w:val="00997C75"/>
    <w:rsid w:val="009A1CF4"/>
    <w:rsid w:val="009A239A"/>
    <w:rsid w:val="009A28A3"/>
    <w:rsid w:val="009A2ADF"/>
    <w:rsid w:val="009A2F1C"/>
    <w:rsid w:val="009A4829"/>
    <w:rsid w:val="009A4C4B"/>
    <w:rsid w:val="009A69BA"/>
    <w:rsid w:val="009A6F82"/>
    <w:rsid w:val="009A7A46"/>
    <w:rsid w:val="009B049C"/>
    <w:rsid w:val="009B28E4"/>
    <w:rsid w:val="009B29D8"/>
    <w:rsid w:val="009B329B"/>
    <w:rsid w:val="009B35FC"/>
    <w:rsid w:val="009B45BA"/>
    <w:rsid w:val="009B5DF0"/>
    <w:rsid w:val="009B68CC"/>
    <w:rsid w:val="009B6CFC"/>
    <w:rsid w:val="009B725E"/>
    <w:rsid w:val="009C1319"/>
    <w:rsid w:val="009C17A0"/>
    <w:rsid w:val="009C4595"/>
    <w:rsid w:val="009C63B8"/>
    <w:rsid w:val="009D03DA"/>
    <w:rsid w:val="009D1078"/>
    <w:rsid w:val="009D1B8B"/>
    <w:rsid w:val="009D22E3"/>
    <w:rsid w:val="009D2843"/>
    <w:rsid w:val="009D4F84"/>
    <w:rsid w:val="009D541A"/>
    <w:rsid w:val="009D70E8"/>
    <w:rsid w:val="009D75A0"/>
    <w:rsid w:val="009D7E40"/>
    <w:rsid w:val="009E09F5"/>
    <w:rsid w:val="009E1764"/>
    <w:rsid w:val="009E2FFA"/>
    <w:rsid w:val="009E31CD"/>
    <w:rsid w:val="009E3C5A"/>
    <w:rsid w:val="009E456A"/>
    <w:rsid w:val="009E60DF"/>
    <w:rsid w:val="009E683B"/>
    <w:rsid w:val="009E68E4"/>
    <w:rsid w:val="009E7D8E"/>
    <w:rsid w:val="009F0491"/>
    <w:rsid w:val="009F233B"/>
    <w:rsid w:val="009F3F29"/>
    <w:rsid w:val="009F52CA"/>
    <w:rsid w:val="009F5719"/>
    <w:rsid w:val="009F62E7"/>
    <w:rsid w:val="009F718C"/>
    <w:rsid w:val="009F71DA"/>
    <w:rsid w:val="00A025B7"/>
    <w:rsid w:val="00A0276D"/>
    <w:rsid w:val="00A03BF5"/>
    <w:rsid w:val="00A04A91"/>
    <w:rsid w:val="00A052A8"/>
    <w:rsid w:val="00A05372"/>
    <w:rsid w:val="00A10E88"/>
    <w:rsid w:val="00A120C7"/>
    <w:rsid w:val="00A1472F"/>
    <w:rsid w:val="00A174E5"/>
    <w:rsid w:val="00A17A22"/>
    <w:rsid w:val="00A17A47"/>
    <w:rsid w:val="00A17F4A"/>
    <w:rsid w:val="00A21FA7"/>
    <w:rsid w:val="00A22B04"/>
    <w:rsid w:val="00A22FB8"/>
    <w:rsid w:val="00A232B3"/>
    <w:rsid w:val="00A23FF0"/>
    <w:rsid w:val="00A241A9"/>
    <w:rsid w:val="00A262CB"/>
    <w:rsid w:val="00A27691"/>
    <w:rsid w:val="00A30EF8"/>
    <w:rsid w:val="00A31A86"/>
    <w:rsid w:val="00A32AF1"/>
    <w:rsid w:val="00A3339C"/>
    <w:rsid w:val="00A3428C"/>
    <w:rsid w:val="00A34AC1"/>
    <w:rsid w:val="00A34C43"/>
    <w:rsid w:val="00A35346"/>
    <w:rsid w:val="00A3621E"/>
    <w:rsid w:val="00A37757"/>
    <w:rsid w:val="00A41B83"/>
    <w:rsid w:val="00A4399F"/>
    <w:rsid w:val="00A4453D"/>
    <w:rsid w:val="00A4665A"/>
    <w:rsid w:val="00A46880"/>
    <w:rsid w:val="00A46A0B"/>
    <w:rsid w:val="00A50050"/>
    <w:rsid w:val="00A50F0B"/>
    <w:rsid w:val="00A5347F"/>
    <w:rsid w:val="00A53A63"/>
    <w:rsid w:val="00A54820"/>
    <w:rsid w:val="00A56C53"/>
    <w:rsid w:val="00A56DB3"/>
    <w:rsid w:val="00A56F2A"/>
    <w:rsid w:val="00A5742E"/>
    <w:rsid w:val="00A57BF1"/>
    <w:rsid w:val="00A60B1A"/>
    <w:rsid w:val="00A610D3"/>
    <w:rsid w:val="00A62294"/>
    <w:rsid w:val="00A62919"/>
    <w:rsid w:val="00A62F41"/>
    <w:rsid w:val="00A63B56"/>
    <w:rsid w:val="00A654C3"/>
    <w:rsid w:val="00A65628"/>
    <w:rsid w:val="00A66F61"/>
    <w:rsid w:val="00A726E0"/>
    <w:rsid w:val="00A74498"/>
    <w:rsid w:val="00A744FF"/>
    <w:rsid w:val="00A75147"/>
    <w:rsid w:val="00A75687"/>
    <w:rsid w:val="00A756B0"/>
    <w:rsid w:val="00A75EFE"/>
    <w:rsid w:val="00A76545"/>
    <w:rsid w:val="00A77858"/>
    <w:rsid w:val="00A81C04"/>
    <w:rsid w:val="00A81C67"/>
    <w:rsid w:val="00A83048"/>
    <w:rsid w:val="00A8333A"/>
    <w:rsid w:val="00A83B4E"/>
    <w:rsid w:val="00A8434E"/>
    <w:rsid w:val="00A84901"/>
    <w:rsid w:val="00A8549B"/>
    <w:rsid w:val="00A86060"/>
    <w:rsid w:val="00A912D4"/>
    <w:rsid w:val="00A91D0E"/>
    <w:rsid w:val="00A929F9"/>
    <w:rsid w:val="00A945C3"/>
    <w:rsid w:val="00A94B2B"/>
    <w:rsid w:val="00A95DE4"/>
    <w:rsid w:val="00A96340"/>
    <w:rsid w:val="00AA1C0A"/>
    <w:rsid w:val="00AA3B5E"/>
    <w:rsid w:val="00AA3F1A"/>
    <w:rsid w:val="00AA4253"/>
    <w:rsid w:val="00AA4C40"/>
    <w:rsid w:val="00AA4C55"/>
    <w:rsid w:val="00AA54BF"/>
    <w:rsid w:val="00AB0955"/>
    <w:rsid w:val="00AB09B6"/>
    <w:rsid w:val="00AB4758"/>
    <w:rsid w:val="00AB4790"/>
    <w:rsid w:val="00AB5B65"/>
    <w:rsid w:val="00AB6CEB"/>
    <w:rsid w:val="00AB77E9"/>
    <w:rsid w:val="00AC16EB"/>
    <w:rsid w:val="00AC17EE"/>
    <w:rsid w:val="00AC2B8A"/>
    <w:rsid w:val="00AC37EC"/>
    <w:rsid w:val="00AC40E4"/>
    <w:rsid w:val="00AC61E3"/>
    <w:rsid w:val="00AC6C04"/>
    <w:rsid w:val="00AC724E"/>
    <w:rsid w:val="00AC7A2F"/>
    <w:rsid w:val="00AD1462"/>
    <w:rsid w:val="00AD2E2A"/>
    <w:rsid w:val="00AD3245"/>
    <w:rsid w:val="00AD6F2C"/>
    <w:rsid w:val="00AE088A"/>
    <w:rsid w:val="00AE09FC"/>
    <w:rsid w:val="00AE0F6F"/>
    <w:rsid w:val="00AE12F1"/>
    <w:rsid w:val="00AE1726"/>
    <w:rsid w:val="00AE1DE7"/>
    <w:rsid w:val="00AE293E"/>
    <w:rsid w:val="00AE2D1B"/>
    <w:rsid w:val="00AE30EA"/>
    <w:rsid w:val="00AE52F8"/>
    <w:rsid w:val="00AF0FA6"/>
    <w:rsid w:val="00AF19ED"/>
    <w:rsid w:val="00AF3D02"/>
    <w:rsid w:val="00AF3F24"/>
    <w:rsid w:val="00AF426F"/>
    <w:rsid w:val="00AF43FA"/>
    <w:rsid w:val="00AF6572"/>
    <w:rsid w:val="00B01C7C"/>
    <w:rsid w:val="00B02385"/>
    <w:rsid w:val="00B02FC7"/>
    <w:rsid w:val="00B037D3"/>
    <w:rsid w:val="00B0467A"/>
    <w:rsid w:val="00B04DEC"/>
    <w:rsid w:val="00B06E8F"/>
    <w:rsid w:val="00B06FB4"/>
    <w:rsid w:val="00B079FA"/>
    <w:rsid w:val="00B07C92"/>
    <w:rsid w:val="00B10E5A"/>
    <w:rsid w:val="00B118A1"/>
    <w:rsid w:val="00B11EF5"/>
    <w:rsid w:val="00B136D2"/>
    <w:rsid w:val="00B1439F"/>
    <w:rsid w:val="00B14457"/>
    <w:rsid w:val="00B15B7C"/>
    <w:rsid w:val="00B15F03"/>
    <w:rsid w:val="00B16F3F"/>
    <w:rsid w:val="00B172D9"/>
    <w:rsid w:val="00B17447"/>
    <w:rsid w:val="00B17451"/>
    <w:rsid w:val="00B219A1"/>
    <w:rsid w:val="00B22A72"/>
    <w:rsid w:val="00B2325F"/>
    <w:rsid w:val="00B24CEE"/>
    <w:rsid w:val="00B26A6F"/>
    <w:rsid w:val="00B27F7B"/>
    <w:rsid w:val="00B3651A"/>
    <w:rsid w:val="00B36DD3"/>
    <w:rsid w:val="00B400D8"/>
    <w:rsid w:val="00B42251"/>
    <w:rsid w:val="00B43931"/>
    <w:rsid w:val="00B4504A"/>
    <w:rsid w:val="00B470A3"/>
    <w:rsid w:val="00B526EF"/>
    <w:rsid w:val="00B52952"/>
    <w:rsid w:val="00B53052"/>
    <w:rsid w:val="00B54D3F"/>
    <w:rsid w:val="00B56CE3"/>
    <w:rsid w:val="00B57D52"/>
    <w:rsid w:val="00B6094F"/>
    <w:rsid w:val="00B66EAE"/>
    <w:rsid w:val="00B67194"/>
    <w:rsid w:val="00B70876"/>
    <w:rsid w:val="00B72276"/>
    <w:rsid w:val="00B7348B"/>
    <w:rsid w:val="00B7510E"/>
    <w:rsid w:val="00B75CB5"/>
    <w:rsid w:val="00B822A7"/>
    <w:rsid w:val="00B82738"/>
    <w:rsid w:val="00B851C8"/>
    <w:rsid w:val="00B8618A"/>
    <w:rsid w:val="00B874B0"/>
    <w:rsid w:val="00B87FC0"/>
    <w:rsid w:val="00B90401"/>
    <w:rsid w:val="00B9043C"/>
    <w:rsid w:val="00B92165"/>
    <w:rsid w:val="00B9462F"/>
    <w:rsid w:val="00B9474F"/>
    <w:rsid w:val="00B94A77"/>
    <w:rsid w:val="00B94C4E"/>
    <w:rsid w:val="00B95978"/>
    <w:rsid w:val="00BA1457"/>
    <w:rsid w:val="00BA3212"/>
    <w:rsid w:val="00BA3E11"/>
    <w:rsid w:val="00BA417F"/>
    <w:rsid w:val="00BA6409"/>
    <w:rsid w:val="00BB06AA"/>
    <w:rsid w:val="00BB252B"/>
    <w:rsid w:val="00BB38CA"/>
    <w:rsid w:val="00BB3FA8"/>
    <w:rsid w:val="00BB4C8D"/>
    <w:rsid w:val="00BB5FB3"/>
    <w:rsid w:val="00BB641F"/>
    <w:rsid w:val="00BC01AF"/>
    <w:rsid w:val="00BC183B"/>
    <w:rsid w:val="00BC1D47"/>
    <w:rsid w:val="00BC26EF"/>
    <w:rsid w:val="00BC49A3"/>
    <w:rsid w:val="00BC5756"/>
    <w:rsid w:val="00BC7EE9"/>
    <w:rsid w:val="00BD052E"/>
    <w:rsid w:val="00BD06CC"/>
    <w:rsid w:val="00BD1094"/>
    <w:rsid w:val="00BD2D8D"/>
    <w:rsid w:val="00BD31FD"/>
    <w:rsid w:val="00BD33B6"/>
    <w:rsid w:val="00BD4FCF"/>
    <w:rsid w:val="00BD675C"/>
    <w:rsid w:val="00BD7D4C"/>
    <w:rsid w:val="00BE0320"/>
    <w:rsid w:val="00BE1266"/>
    <w:rsid w:val="00BE1334"/>
    <w:rsid w:val="00BE1FBF"/>
    <w:rsid w:val="00BE49C3"/>
    <w:rsid w:val="00BE749F"/>
    <w:rsid w:val="00BF00C2"/>
    <w:rsid w:val="00BF24A3"/>
    <w:rsid w:val="00BF292E"/>
    <w:rsid w:val="00BF2AE1"/>
    <w:rsid w:val="00BF4C4D"/>
    <w:rsid w:val="00BF5650"/>
    <w:rsid w:val="00BF57BC"/>
    <w:rsid w:val="00BF7372"/>
    <w:rsid w:val="00C00656"/>
    <w:rsid w:val="00C009E0"/>
    <w:rsid w:val="00C014A8"/>
    <w:rsid w:val="00C02827"/>
    <w:rsid w:val="00C03104"/>
    <w:rsid w:val="00C049C9"/>
    <w:rsid w:val="00C04BA9"/>
    <w:rsid w:val="00C04F37"/>
    <w:rsid w:val="00C060EA"/>
    <w:rsid w:val="00C07D35"/>
    <w:rsid w:val="00C10715"/>
    <w:rsid w:val="00C125A0"/>
    <w:rsid w:val="00C141AC"/>
    <w:rsid w:val="00C1743B"/>
    <w:rsid w:val="00C23C46"/>
    <w:rsid w:val="00C305E4"/>
    <w:rsid w:val="00C330B3"/>
    <w:rsid w:val="00C3367E"/>
    <w:rsid w:val="00C34B56"/>
    <w:rsid w:val="00C376A4"/>
    <w:rsid w:val="00C37A60"/>
    <w:rsid w:val="00C37D19"/>
    <w:rsid w:val="00C37FA0"/>
    <w:rsid w:val="00C4079D"/>
    <w:rsid w:val="00C41F53"/>
    <w:rsid w:val="00C45058"/>
    <w:rsid w:val="00C47F1C"/>
    <w:rsid w:val="00C51002"/>
    <w:rsid w:val="00C55B55"/>
    <w:rsid w:val="00C6040B"/>
    <w:rsid w:val="00C60F28"/>
    <w:rsid w:val="00C672AD"/>
    <w:rsid w:val="00C7170D"/>
    <w:rsid w:val="00C7386B"/>
    <w:rsid w:val="00C73CBB"/>
    <w:rsid w:val="00C747C6"/>
    <w:rsid w:val="00C76372"/>
    <w:rsid w:val="00C76F55"/>
    <w:rsid w:val="00C7788D"/>
    <w:rsid w:val="00C77C4B"/>
    <w:rsid w:val="00C80CD6"/>
    <w:rsid w:val="00C844A2"/>
    <w:rsid w:val="00C84FA7"/>
    <w:rsid w:val="00C85631"/>
    <w:rsid w:val="00C86AE7"/>
    <w:rsid w:val="00C87F80"/>
    <w:rsid w:val="00C9098B"/>
    <w:rsid w:val="00C90C8A"/>
    <w:rsid w:val="00C91B9C"/>
    <w:rsid w:val="00C9255D"/>
    <w:rsid w:val="00C94F55"/>
    <w:rsid w:val="00C95D83"/>
    <w:rsid w:val="00C973AD"/>
    <w:rsid w:val="00CA142E"/>
    <w:rsid w:val="00CA26B3"/>
    <w:rsid w:val="00CA2811"/>
    <w:rsid w:val="00CA53D1"/>
    <w:rsid w:val="00CA563F"/>
    <w:rsid w:val="00CB0387"/>
    <w:rsid w:val="00CB097D"/>
    <w:rsid w:val="00CB09D1"/>
    <w:rsid w:val="00CB2BE1"/>
    <w:rsid w:val="00CB2F85"/>
    <w:rsid w:val="00CB4C09"/>
    <w:rsid w:val="00CB7944"/>
    <w:rsid w:val="00CC09C4"/>
    <w:rsid w:val="00CC0B8B"/>
    <w:rsid w:val="00CC32EC"/>
    <w:rsid w:val="00CC344F"/>
    <w:rsid w:val="00CC3AFC"/>
    <w:rsid w:val="00CC3C26"/>
    <w:rsid w:val="00CC4696"/>
    <w:rsid w:val="00CD0DAB"/>
    <w:rsid w:val="00CD32E5"/>
    <w:rsid w:val="00CD3C7F"/>
    <w:rsid w:val="00CD3E65"/>
    <w:rsid w:val="00CD554B"/>
    <w:rsid w:val="00CD56B6"/>
    <w:rsid w:val="00CD6258"/>
    <w:rsid w:val="00CD673F"/>
    <w:rsid w:val="00CD693C"/>
    <w:rsid w:val="00CE06EE"/>
    <w:rsid w:val="00CE14DD"/>
    <w:rsid w:val="00CE5789"/>
    <w:rsid w:val="00CE67CD"/>
    <w:rsid w:val="00CE68E5"/>
    <w:rsid w:val="00CE76A5"/>
    <w:rsid w:val="00CF0630"/>
    <w:rsid w:val="00CF193A"/>
    <w:rsid w:val="00CF2293"/>
    <w:rsid w:val="00CF5F8F"/>
    <w:rsid w:val="00D006DF"/>
    <w:rsid w:val="00D00870"/>
    <w:rsid w:val="00D00DD2"/>
    <w:rsid w:val="00D03786"/>
    <w:rsid w:val="00D037E3"/>
    <w:rsid w:val="00D04474"/>
    <w:rsid w:val="00D06C92"/>
    <w:rsid w:val="00D1270D"/>
    <w:rsid w:val="00D1289A"/>
    <w:rsid w:val="00D12AB7"/>
    <w:rsid w:val="00D155FE"/>
    <w:rsid w:val="00D21E17"/>
    <w:rsid w:val="00D23A1F"/>
    <w:rsid w:val="00D23C8B"/>
    <w:rsid w:val="00D26882"/>
    <w:rsid w:val="00D279F9"/>
    <w:rsid w:val="00D27C0C"/>
    <w:rsid w:val="00D307FF"/>
    <w:rsid w:val="00D31259"/>
    <w:rsid w:val="00D32E3F"/>
    <w:rsid w:val="00D33A90"/>
    <w:rsid w:val="00D34FE1"/>
    <w:rsid w:val="00D36E75"/>
    <w:rsid w:val="00D40FA7"/>
    <w:rsid w:val="00D4215F"/>
    <w:rsid w:val="00D4325A"/>
    <w:rsid w:val="00D43C01"/>
    <w:rsid w:val="00D44249"/>
    <w:rsid w:val="00D4460A"/>
    <w:rsid w:val="00D468F3"/>
    <w:rsid w:val="00D478A1"/>
    <w:rsid w:val="00D50004"/>
    <w:rsid w:val="00D53119"/>
    <w:rsid w:val="00D537FC"/>
    <w:rsid w:val="00D53E70"/>
    <w:rsid w:val="00D5477A"/>
    <w:rsid w:val="00D566BE"/>
    <w:rsid w:val="00D60841"/>
    <w:rsid w:val="00D61162"/>
    <w:rsid w:val="00D61C1C"/>
    <w:rsid w:val="00D61C74"/>
    <w:rsid w:val="00D61FE4"/>
    <w:rsid w:val="00D62CE1"/>
    <w:rsid w:val="00D62E08"/>
    <w:rsid w:val="00D62EEA"/>
    <w:rsid w:val="00D63C85"/>
    <w:rsid w:val="00D6612B"/>
    <w:rsid w:val="00D70760"/>
    <w:rsid w:val="00D70DB0"/>
    <w:rsid w:val="00D70DC8"/>
    <w:rsid w:val="00D72C24"/>
    <w:rsid w:val="00D72F9F"/>
    <w:rsid w:val="00D736F0"/>
    <w:rsid w:val="00D817CA"/>
    <w:rsid w:val="00D85AF3"/>
    <w:rsid w:val="00D91111"/>
    <w:rsid w:val="00D92A8E"/>
    <w:rsid w:val="00D94378"/>
    <w:rsid w:val="00D96A3C"/>
    <w:rsid w:val="00DA25EC"/>
    <w:rsid w:val="00DA29E8"/>
    <w:rsid w:val="00DA2F0B"/>
    <w:rsid w:val="00DA49DB"/>
    <w:rsid w:val="00DA58FA"/>
    <w:rsid w:val="00DB03D3"/>
    <w:rsid w:val="00DB36C7"/>
    <w:rsid w:val="00DB3B79"/>
    <w:rsid w:val="00DB432E"/>
    <w:rsid w:val="00DB7043"/>
    <w:rsid w:val="00DC0C7A"/>
    <w:rsid w:val="00DC209E"/>
    <w:rsid w:val="00DC2198"/>
    <w:rsid w:val="00DC2CE4"/>
    <w:rsid w:val="00DD3083"/>
    <w:rsid w:val="00DD32F9"/>
    <w:rsid w:val="00DD41AA"/>
    <w:rsid w:val="00DD4A88"/>
    <w:rsid w:val="00DD6D8E"/>
    <w:rsid w:val="00DD7149"/>
    <w:rsid w:val="00DE070C"/>
    <w:rsid w:val="00DE1068"/>
    <w:rsid w:val="00DE20DC"/>
    <w:rsid w:val="00DE3139"/>
    <w:rsid w:val="00DE3D48"/>
    <w:rsid w:val="00DE4118"/>
    <w:rsid w:val="00DE47B0"/>
    <w:rsid w:val="00DE48F5"/>
    <w:rsid w:val="00DE5821"/>
    <w:rsid w:val="00DE6580"/>
    <w:rsid w:val="00DE7212"/>
    <w:rsid w:val="00DF0568"/>
    <w:rsid w:val="00DF0735"/>
    <w:rsid w:val="00DF293C"/>
    <w:rsid w:val="00DF2AAD"/>
    <w:rsid w:val="00DF59F8"/>
    <w:rsid w:val="00DF6C41"/>
    <w:rsid w:val="00E01E9A"/>
    <w:rsid w:val="00E0210C"/>
    <w:rsid w:val="00E02317"/>
    <w:rsid w:val="00E02F06"/>
    <w:rsid w:val="00E0314C"/>
    <w:rsid w:val="00E105AE"/>
    <w:rsid w:val="00E10B7E"/>
    <w:rsid w:val="00E1199A"/>
    <w:rsid w:val="00E12FF4"/>
    <w:rsid w:val="00E13167"/>
    <w:rsid w:val="00E137CE"/>
    <w:rsid w:val="00E14802"/>
    <w:rsid w:val="00E14AC6"/>
    <w:rsid w:val="00E207FA"/>
    <w:rsid w:val="00E22260"/>
    <w:rsid w:val="00E23A94"/>
    <w:rsid w:val="00E26659"/>
    <w:rsid w:val="00E268F4"/>
    <w:rsid w:val="00E26A55"/>
    <w:rsid w:val="00E26F80"/>
    <w:rsid w:val="00E27059"/>
    <w:rsid w:val="00E30202"/>
    <w:rsid w:val="00E315AE"/>
    <w:rsid w:val="00E3180C"/>
    <w:rsid w:val="00E32F2F"/>
    <w:rsid w:val="00E34A3F"/>
    <w:rsid w:val="00E4428F"/>
    <w:rsid w:val="00E443C7"/>
    <w:rsid w:val="00E47AF6"/>
    <w:rsid w:val="00E52F91"/>
    <w:rsid w:val="00E54749"/>
    <w:rsid w:val="00E563BB"/>
    <w:rsid w:val="00E57AB8"/>
    <w:rsid w:val="00E57DE2"/>
    <w:rsid w:val="00E602DD"/>
    <w:rsid w:val="00E61FD6"/>
    <w:rsid w:val="00E62C38"/>
    <w:rsid w:val="00E62CAF"/>
    <w:rsid w:val="00E63E5D"/>
    <w:rsid w:val="00E641F0"/>
    <w:rsid w:val="00E64DDF"/>
    <w:rsid w:val="00E65093"/>
    <w:rsid w:val="00E65BEB"/>
    <w:rsid w:val="00E73746"/>
    <w:rsid w:val="00E73990"/>
    <w:rsid w:val="00E74E5A"/>
    <w:rsid w:val="00E75EE2"/>
    <w:rsid w:val="00E76CBE"/>
    <w:rsid w:val="00E77597"/>
    <w:rsid w:val="00E806F9"/>
    <w:rsid w:val="00E81CBB"/>
    <w:rsid w:val="00E82AF2"/>
    <w:rsid w:val="00E83504"/>
    <w:rsid w:val="00E86ED5"/>
    <w:rsid w:val="00E90C7A"/>
    <w:rsid w:val="00E9220E"/>
    <w:rsid w:val="00E92BBC"/>
    <w:rsid w:val="00E9509E"/>
    <w:rsid w:val="00E967F6"/>
    <w:rsid w:val="00E975B8"/>
    <w:rsid w:val="00EA068C"/>
    <w:rsid w:val="00EA2504"/>
    <w:rsid w:val="00EA41C7"/>
    <w:rsid w:val="00EA436B"/>
    <w:rsid w:val="00EA5113"/>
    <w:rsid w:val="00EA6980"/>
    <w:rsid w:val="00EB27B4"/>
    <w:rsid w:val="00EB2F57"/>
    <w:rsid w:val="00EB3F64"/>
    <w:rsid w:val="00EB4974"/>
    <w:rsid w:val="00EB56BF"/>
    <w:rsid w:val="00EB6D9D"/>
    <w:rsid w:val="00EB702F"/>
    <w:rsid w:val="00EB7A57"/>
    <w:rsid w:val="00EC00B8"/>
    <w:rsid w:val="00EC1A84"/>
    <w:rsid w:val="00EC24D0"/>
    <w:rsid w:val="00EC4060"/>
    <w:rsid w:val="00ED12AE"/>
    <w:rsid w:val="00ED19F4"/>
    <w:rsid w:val="00ED781D"/>
    <w:rsid w:val="00EE0029"/>
    <w:rsid w:val="00EE1931"/>
    <w:rsid w:val="00EE52F0"/>
    <w:rsid w:val="00EE608A"/>
    <w:rsid w:val="00EE7EA3"/>
    <w:rsid w:val="00EF145F"/>
    <w:rsid w:val="00EF1AE7"/>
    <w:rsid w:val="00EF31CF"/>
    <w:rsid w:val="00EF38A8"/>
    <w:rsid w:val="00EF50DC"/>
    <w:rsid w:val="00EF60DC"/>
    <w:rsid w:val="00EF6EED"/>
    <w:rsid w:val="00F002E5"/>
    <w:rsid w:val="00F01158"/>
    <w:rsid w:val="00F0172B"/>
    <w:rsid w:val="00F017E3"/>
    <w:rsid w:val="00F03D53"/>
    <w:rsid w:val="00F048C2"/>
    <w:rsid w:val="00F04DB3"/>
    <w:rsid w:val="00F107E6"/>
    <w:rsid w:val="00F116BB"/>
    <w:rsid w:val="00F11F32"/>
    <w:rsid w:val="00F127C9"/>
    <w:rsid w:val="00F12FA1"/>
    <w:rsid w:val="00F1381F"/>
    <w:rsid w:val="00F13CB6"/>
    <w:rsid w:val="00F14BAB"/>
    <w:rsid w:val="00F162A4"/>
    <w:rsid w:val="00F16710"/>
    <w:rsid w:val="00F17002"/>
    <w:rsid w:val="00F1731A"/>
    <w:rsid w:val="00F174CF"/>
    <w:rsid w:val="00F20867"/>
    <w:rsid w:val="00F2335F"/>
    <w:rsid w:val="00F23491"/>
    <w:rsid w:val="00F2454C"/>
    <w:rsid w:val="00F2637E"/>
    <w:rsid w:val="00F263C6"/>
    <w:rsid w:val="00F26CBA"/>
    <w:rsid w:val="00F30416"/>
    <w:rsid w:val="00F32B80"/>
    <w:rsid w:val="00F357E6"/>
    <w:rsid w:val="00F403BB"/>
    <w:rsid w:val="00F40A56"/>
    <w:rsid w:val="00F426E3"/>
    <w:rsid w:val="00F44202"/>
    <w:rsid w:val="00F442D1"/>
    <w:rsid w:val="00F443DF"/>
    <w:rsid w:val="00F47844"/>
    <w:rsid w:val="00F479B1"/>
    <w:rsid w:val="00F565BA"/>
    <w:rsid w:val="00F568A2"/>
    <w:rsid w:val="00F56F8B"/>
    <w:rsid w:val="00F6310F"/>
    <w:rsid w:val="00F6443F"/>
    <w:rsid w:val="00F64C38"/>
    <w:rsid w:val="00F66067"/>
    <w:rsid w:val="00F70720"/>
    <w:rsid w:val="00F70D01"/>
    <w:rsid w:val="00F70F30"/>
    <w:rsid w:val="00F71BFC"/>
    <w:rsid w:val="00F74B42"/>
    <w:rsid w:val="00F7726E"/>
    <w:rsid w:val="00F804B5"/>
    <w:rsid w:val="00F8061D"/>
    <w:rsid w:val="00F82144"/>
    <w:rsid w:val="00F825A7"/>
    <w:rsid w:val="00F8496C"/>
    <w:rsid w:val="00F850BE"/>
    <w:rsid w:val="00F86516"/>
    <w:rsid w:val="00F86A38"/>
    <w:rsid w:val="00F86DE7"/>
    <w:rsid w:val="00F9331A"/>
    <w:rsid w:val="00F94459"/>
    <w:rsid w:val="00F94F4A"/>
    <w:rsid w:val="00F9506C"/>
    <w:rsid w:val="00F960E6"/>
    <w:rsid w:val="00F960F3"/>
    <w:rsid w:val="00F97840"/>
    <w:rsid w:val="00FA0391"/>
    <w:rsid w:val="00FA0BA9"/>
    <w:rsid w:val="00FA1285"/>
    <w:rsid w:val="00FA17A5"/>
    <w:rsid w:val="00FA3031"/>
    <w:rsid w:val="00FA3B75"/>
    <w:rsid w:val="00FA40CD"/>
    <w:rsid w:val="00FA5F91"/>
    <w:rsid w:val="00FA799D"/>
    <w:rsid w:val="00FB14EE"/>
    <w:rsid w:val="00FC1261"/>
    <w:rsid w:val="00FC3908"/>
    <w:rsid w:val="00FC3FD3"/>
    <w:rsid w:val="00FC42FE"/>
    <w:rsid w:val="00FC43C4"/>
    <w:rsid w:val="00FC4D2B"/>
    <w:rsid w:val="00FD0A83"/>
    <w:rsid w:val="00FD2026"/>
    <w:rsid w:val="00FD25A1"/>
    <w:rsid w:val="00FD452A"/>
    <w:rsid w:val="00FD4EAD"/>
    <w:rsid w:val="00FD5D7D"/>
    <w:rsid w:val="00FE10D7"/>
    <w:rsid w:val="00FE13DF"/>
    <w:rsid w:val="00FE2975"/>
    <w:rsid w:val="00FE5188"/>
    <w:rsid w:val="00FE5401"/>
    <w:rsid w:val="00FE5506"/>
    <w:rsid w:val="00FE61E1"/>
    <w:rsid w:val="00FE6BE9"/>
    <w:rsid w:val="00FE6FF7"/>
    <w:rsid w:val="00FE75CE"/>
    <w:rsid w:val="00FF30B8"/>
    <w:rsid w:val="00FF3EC0"/>
    <w:rsid w:val="00FF41CD"/>
    <w:rsid w:val="00FF526C"/>
    <w:rsid w:val="00FF561F"/>
    <w:rsid w:val="00FF5C7D"/>
    <w:rsid w:val="00FF716E"/>
    <w:rsid w:val="00FF7553"/>
    <w:rsid w:val="00FF7C78"/>
    <w:rsid w:val="019E84CB"/>
    <w:rsid w:val="01AB36B3"/>
    <w:rsid w:val="05CD2792"/>
    <w:rsid w:val="08D0A795"/>
    <w:rsid w:val="0ADADF97"/>
    <w:rsid w:val="0B24459D"/>
    <w:rsid w:val="0B6C5559"/>
    <w:rsid w:val="0B75D676"/>
    <w:rsid w:val="0B9C4175"/>
    <w:rsid w:val="0DA15631"/>
    <w:rsid w:val="1108B6FC"/>
    <w:rsid w:val="12604C70"/>
    <w:rsid w:val="1398D381"/>
    <w:rsid w:val="14549285"/>
    <w:rsid w:val="147829D7"/>
    <w:rsid w:val="15E6040F"/>
    <w:rsid w:val="160BDADC"/>
    <w:rsid w:val="18B1A135"/>
    <w:rsid w:val="199D43D1"/>
    <w:rsid w:val="1A3C113A"/>
    <w:rsid w:val="1A7063CF"/>
    <w:rsid w:val="1BB52138"/>
    <w:rsid w:val="1CD54A35"/>
    <w:rsid w:val="1D96C2FC"/>
    <w:rsid w:val="1E75BA6E"/>
    <w:rsid w:val="203D8C32"/>
    <w:rsid w:val="208EF89B"/>
    <w:rsid w:val="257FE585"/>
    <w:rsid w:val="26FA16D2"/>
    <w:rsid w:val="2CE8DD4E"/>
    <w:rsid w:val="2F2C24A0"/>
    <w:rsid w:val="30C63BE5"/>
    <w:rsid w:val="351120EB"/>
    <w:rsid w:val="361D01D5"/>
    <w:rsid w:val="377FD12D"/>
    <w:rsid w:val="39222D53"/>
    <w:rsid w:val="3C2DFF83"/>
    <w:rsid w:val="3C7BA688"/>
    <w:rsid w:val="3FF844F7"/>
    <w:rsid w:val="411770DA"/>
    <w:rsid w:val="435D7AB3"/>
    <w:rsid w:val="450C88C1"/>
    <w:rsid w:val="46E1BED2"/>
    <w:rsid w:val="4AC8903F"/>
    <w:rsid w:val="4B09712D"/>
    <w:rsid w:val="4D48E0FA"/>
    <w:rsid w:val="50956147"/>
    <w:rsid w:val="538741CC"/>
    <w:rsid w:val="5397E52B"/>
    <w:rsid w:val="5481578F"/>
    <w:rsid w:val="54BF2172"/>
    <w:rsid w:val="5636E630"/>
    <w:rsid w:val="571380BD"/>
    <w:rsid w:val="5A407172"/>
    <w:rsid w:val="5AEDFF4B"/>
    <w:rsid w:val="5AF38648"/>
    <w:rsid w:val="5F066664"/>
    <w:rsid w:val="61BC9E46"/>
    <w:rsid w:val="63C2FFBE"/>
    <w:rsid w:val="642DD0F2"/>
    <w:rsid w:val="64F0B238"/>
    <w:rsid w:val="66A60F9D"/>
    <w:rsid w:val="66B51219"/>
    <w:rsid w:val="67E5ECBC"/>
    <w:rsid w:val="69F3E364"/>
    <w:rsid w:val="6D252B32"/>
    <w:rsid w:val="6E2FDD2C"/>
    <w:rsid w:val="6E652CDB"/>
    <w:rsid w:val="70173D8D"/>
    <w:rsid w:val="728C2AAB"/>
    <w:rsid w:val="7798EBC0"/>
    <w:rsid w:val="7944963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1D036"/>
  <w15:chartTrackingRefBased/>
  <w15:docId w15:val="{491D9529-232B-4966-A5BC-FE55FE025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2F2F"/>
    <w:pPr>
      <w:widowControl w:val="0"/>
    </w:pPr>
    <w:rPr>
      <w:rFonts w:ascii="Calibri" w:hAnsi="Calibri" w:cs="Calibri"/>
      <w:kern w:val="0"/>
      <w:szCs w:val="24"/>
    </w:rPr>
  </w:style>
  <w:style w:type="paragraph" w:styleId="1">
    <w:name w:val="heading 1"/>
    <w:basedOn w:val="a"/>
    <w:next w:val="a"/>
    <w:link w:val="10"/>
    <w:uiPriority w:val="9"/>
    <w:qFormat/>
    <w:rsid w:val="009536B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2E7393"/>
    <w:pPr>
      <w:widowControl/>
      <w:spacing w:before="100" w:beforeAutospacing="1" w:after="100" w:afterAutospacing="1"/>
      <w:outlineLvl w:val="1"/>
    </w:pPr>
    <w:rPr>
      <w:rFonts w:ascii="新細明體" w:eastAsia="新細明體" w:hAnsi="新細明體" w:cs="新細明體"/>
      <w:b/>
      <w:bCs/>
      <w:sz w:val="36"/>
      <w:szCs w:val="36"/>
    </w:rPr>
  </w:style>
  <w:style w:type="paragraph" w:styleId="3">
    <w:name w:val="heading 3"/>
    <w:basedOn w:val="a"/>
    <w:next w:val="a"/>
    <w:link w:val="30"/>
    <w:uiPriority w:val="9"/>
    <w:unhideWhenUsed/>
    <w:qFormat/>
    <w:rsid w:val="00D23C8B"/>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2F2F"/>
    <w:pPr>
      <w:tabs>
        <w:tab w:val="center" w:pos="4153"/>
        <w:tab w:val="right" w:pos="8306"/>
      </w:tabs>
      <w:snapToGrid w:val="0"/>
    </w:pPr>
    <w:rPr>
      <w:sz w:val="20"/>
      <w:szCs w:val="20"/>
    </w:rPr>
  </w:style>
  <w:style w:type="character" w:customStyle="1" w:styleId="a4">
    <w:name w:val="頁首 字元"/>
    <w:basedOn w:val="a0"/>
    <w:link w:val="a3"/>
    <w:uiPriority w:val="99"/>
    <w:rsid w:val="00E32F2F"/>
    <w:rPr>
      <w:sz w:val="20"/>
      <w:szCs w:val="20"/>
    </w:rPr>
  </w:style>
  <w:style w:type="paragraph" w:styleId="a5">
    <w:name w:val="footer"/>
    <w:basedOn w:val="a"/>
    <w:link w:val="a6"/>
    <w:uiPriority w:val="99"/>
    <w:unhideWhenUsed/>
    <w:rsid w:val="00E32F2F"/>
    <w:pPr>
      <w:tabs>
        <w:tab w:val="center" w:pos="4153"/>
        <w:tab w:val="right" w:pos="8306"/>
      </w:tabs>
      <w:snapToGrid w:val="0"/>
    </w:pPr>
    <w:rPr>
      <w:sz w:val="20"/>
      <w:szCs w:val="20"/>
    </w:rPr>
  </w:style>
  <w:style w:type="character" w:customStyle="1" w:styleId="a6">
    <w:name w:val="頁尾 字元"/>
    <w:basedOn w:val="a0"/>
    <w:link w:val="a5"/>
    <w:uiPriority w:val="99"/>
    <w:rsid w:val="00E32F2F"/>
    <w:rPr>
      <w:sz w:val="20"/>
      <w:szCs w:val="20"/>
    </w:rPr>
  </w:style>
  <w:style w:type="paragraph" w:styleId="a7">
    <w:name w:val="caption"/>
    <w:aliases w:val="Table Caption,圖跟表"/>
    <w:basedOn w:val="a"/>
    <w:next w:val="a"/>
    <w:link w:val="a8"/>
    <w:uiPriority w:val="35"/>
    <w:qFormat/>
    <w:rsid w:val="00E32F2F"/>
    <w:pPr>
      <w:adjustRightInd w:val="0"/>
      <w:spacing w:line="480" w:lineRule="auto"/>
      <w:jc w:val="center"/>
      <w:textAlignment w:val="baseline"/>
    </w:pPr>
    <w:rPr>
      <w:rFonts w:ascii="Times New Roman" w:eastAsia="標楷體" w:hAnsi="Times New Roman" w:cs="Times New Roman"/>
      <w:kern w:val="2"/>
      <w:szCs w:val="20"/>
    </w:rPr>
  </w:style>
  <w:style w:type="paragraph" w:styleId="a9">
    <w:name w:val="List Paragraph"/>
    <w:basedOn w:val="a"/>
    <w:uiPriority w:val="34"/>
    <w:qFormat/>
    <w:rsid w:val="00E32F2F"/>
    <w:pPr>
      <w:ind w:leftChars="200" w:left="480"/>
    </w:pPr>
  </w:style>
  <w:style w:type="character" w:customStyle="1" w:styleId="a8">
    <w:name w:val="標號 字元"/>
    <w:aliases w:val="Table Caption 字元,圖跟表 字元"/>
    <w:basedOn w:val="a0"/>
    <w:link w:val="a7"/>
    <w:uiPriority w:val="35"/>
    <w:locked/>
    <w:rsid w:val="00E32F2F"/>
    <w:rPr>
      <w:rFonts w:ascii="Times New Roman" w:eastAsia="標楷體" w:hAnsi="Times New Roman" w:cs="Times New Roman"/>
      <w:szCs w:val="20"/>
    </w:rPr>
  </w:style>
  <w:style w:type="paragraph" w:customStyle="1" w:styleId="figure">
    <w:name w:val="figure"/>
    <w:basedOn w:val="a"/>
    <w:link w:val="figure0"/>
    <w:qFormat/>
    <w:rsid w:val="00E32F2F"/>
    <w:pPr>
      <w:framePr w:w="8499" w:h="4849" w:hRule="exact" w:hSpace="181" w:wrap="notBeside" w:vAnchor="page" w:hAnchor="page" w:x="1716" w:y="10801"/>
      <w:shd w:val="solid" w:color="FFFFFF" w:fill="FFFFFF"/>
      <w:jc w:val="both"/>
    </w:pPr>
    <w:rPr>
      <w:rFonts w:ascii="Times New Roman" w:eastAsia="標楷體" w:hAnsi="Times New Roman" w:cs="Times New Roman"/>
      <w:kern w:val="2"/>
      <w:szCs w:val="20"/>
      <w:lang w:eastAsia="en-US"/>
    </w:rPr>
  </w:style>
  <w:style w:type="character" w:customStyle="1" w:styleId="figure0">
    <w:name w:val="figure 字元"/>
    <w:basedOn w:val="a8"/>
    <w:link w:val="figure"/>
    <w:rsid w:val="00E32F2F"/>
    <w:rPr>
      <w:rFonts w:ascii="Times New Roman" w:eastAsia="標楷體" w:hAnsi="Times New Roman" w:cs="Times New Roman"/>
      <w:szCs w:val="20"/>
      <w:shd w:val="solid" w:color="FFFFFF" w:fill="FFFFFF"/>
      <w:lang w:eastAsia="en-US"/>
    </w:rPr>
  </w:style>
  <w:style w:type="paragraph" w:customStyle="1" w:styleId="paragraph">
    <w:name w:val="paragraph"/>
    <w:basedOn w:val="a"/>
    <w:rsid w:val="00E32F2F"/>
    <w:pPr>
      <w:widowControl/>
      <w:spacing w:before="100" w:beforeAutospacing="1" w:after="100" w:afterAutospacing="1"/>
    </w:pPr>
    <w:rPr>
      <w:rFonts w:ascii="新細明體" w:eastAsia="新細明體" w:hAnsi="新細明體" w:cs="新細明體"/>
    </w:rPr>
  </w:style>
  <w:style w:type="character" w:customStyle="1" w:styleId="eop">
    <w:name w:val="eop"/>
    <w:basedOn w:val="a0"/>
    <w:rsid w:val="00E32F2F"/>
  </w:style>
  <w:style w:type="character" w:customStyle="1" w:styleId="normaltextrun">
    <w:name w:val="normaltextrun"/>
    <w:basedOn w:val="a0"/>
    <w:rsid w:val="00E32F2F"/>
  </w:style>
  <w:style w:type="table" w:styleId="5">
    <w:name w:val="Plain Table 5"/>
    <w:basedOn w:val="a1"/>
    <w:uiPriority w:val="45"/>
    <w:rsid w:val="00E32F2F"/>
    <w:pPr>
      <w:widowControl w:val="0"/>
    </w:pPr>
    <w:rPr>
      <w:rFonts w:ascii="Calibri" w:hAnsi="Calibri" w:cs="Calibri"/>
      <w:kern w:val="0"/>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a">
    <w:name w:val="Revision"/>
    <w:hidden/>
    <w:uiPriority w:val="99"/>
    <w:semiHidden/>
    <w:rsid w:val="00D94378"/>
    <w:rPr>
      <w:rFonts w:ascii="Calibri" w:hAnsi="Calibri" w:cs="Calibri"/>
      <w:kern w:val="0"/>
      <w:szCs w:val="24"/>
    </w:rPr>
  </w:style>
  <w:style w:type="character" w:styleId="ab">
    <w:name w:val="Hyperlink"/>
    <w:basedOn w:val="a0"/>
    <w:uiPriority w:val="99"/>
    <w:unhideWhenUsed/>
    <w:rsid w:val="003B052A"/>
    <w:rPr>
      <w:color w:val="0563C1" w:themeColor="hyperlink"/>
      <w:u w:val="single"/>
    </w:rPr>
  </w:style>
  <w:style w:type="character" w:customStyle="1" w:styleId="11">
    <w:name w:val="未解析的提及項目1"/>
    <w:basedOn w:val="a0"/>
    <w:uiPriority w:val="99"/>
    <w:semiHidden/>
    <w:unhideWhenUsed/>
    <w:rsid w:val="003B052A"/>
    <w:rPr>
      <w:color w:val="605E5C"/>
      <w:shd w:val="clear" w:color="auto" w:fill="E1DFDD"/>
    </w:rPr>
  </w:style>
  <w:style w:type="character" w:styleId="ac">
    <w:name w:val="FollowedHyperlink"/>
    <w:basedOn w:val="a0"/>
    <w:uiPriority w:val="99"/>
    <w:semiHidden/>
    <w:unhideWhenUsed/>
    <w:rsid w:val="005C781F"/>
    <w:rPr>
      <w:color w:val="954F72" w:themeColor="followedHyperlink"/>
      <w:u w:val="single"/>
    </w:rPr>
  </w:style>
  <w:style w:type="character" w:customStyle="1" w:styleId="ref-journal">
    <w:name w:val="ref-journal"/>
    <w:basedOn w:val="a0"/>
    <w:rsid w:val="0063122E"/>
  </w:style>
  <w:style w:type="character" w:customStyle="1" w:styleId="element-citation">
    <w:name w:val="element-citation"/>
    <w:basedOn w:val="a0"/>
    <w:rsid w:val="000D18F1"/>
  </w:style>
  <w:style w:type="character" w:customStyle="1" w:styleId="ref-vol">
    <w:name w:val="ref-vol"/>
    <w:basedOn w:val="a0"/>
    <w:rsid w:val="000D18F1"/>
  </w:style>
  <w:style w:type="character" w:customStyle="1" w:styleId="nowrap">
    <w:name w:val="nowrap"/>
    <w:basedOn w:val="a0"/>
    <w:rsid w:val="0034316C"/>
  </w:style>
  <w:style w:type="character" w:customStyle="1" w:styleId="sciprofiles-linkname">
    <w:name w:val="sciprofiles-link__name"/>
    <w:basedOn w:val="a0"/>
    <w:rsid w:val="00C41F53"/>
  </w:style>
  <w:style w:type="character" w:customStyle="1" w:styleId="20">
    <w:name w:val="標題 2 字元"/>
    <w:basedOn w:val="a0"/>
    <w:link w:val="2"/>
    <w:uiPriority w:val="9"/>
    <w:rsid w:val="002E7393"/>
    <w:rPr>
      <w:rFonts w:ascii="新細明體" w:eastAsia="新細明體" w:hAnsi="新細明體" w:cs="新細明體"/>
      <w:b/>
      <w:bCs/>
      <w:kern w:val="0"/>
      <w:sz w:val="36"/>
      <w:szCs w:val="36"/>
    </w:rPr>
  </w:style>
  <w:style w:type="paragraph" w:styleId="HTML">
    <w:name w:val="HTML Preformatted"/>
    <w:basedOn w:val="a"/>
    <w:link w:val="HTML0"/>
    <w:uiPriority w:val="99"/>
    <w:unhideWhenUsed/>
    <w:rsid w:val="005852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0">
    <w:name w:val="HTML 預設格式 字元"/>
    <w:basedOn w:val="a0"/>
    <w:link w:val="HTML"/>
    <w:uiPriority w:val="99"/>
    <w:rsid w:val="0058526F"/>
    <w:rPr>
      <w:rFonts w:ascii="細明體" w:eastAsia="細明體" w:hAnsi="細明體" w:cs="細明體"/>
      <w:kern w:val="0"/>
      <w:szCs w:val="24"/>
    </w:rPr>
  </w:style>
  <w:style w:type="table" w:styleId="ad">
    <w:name w:val="Table Grid"/>
    <w:basedOn w:val="a1"/>
    <w:uiPriority w:val="39"/>
    <w:rsid w:val="005852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9536B4"/>
    <w:rPr>
      <w:rFonts w:asciiTheme="majorHAnsi" w:eastAsiaTheme="majorEastAsia" w:hAnsiTheme="majorHAnsi" w:cstheme="majorBidi"/>
      <w:b/>
      <w:bCs/>
      <w:kern w:val="52"/>
      <w:sz w:val="52"/>
      <w:szCs w:val="52"/>
    </w:rPr>
  </w:style>
  <w:style w:type="character" w:styleId="ae">
    <w:name w:val="Emphasis"/>
    <w:basedOn w:val="a0"/>
    <w:uiPriority w:val="20"/>
    <w:qFormat/>
    <w:rsid w:val="009536B4"/>
    <w:rPr>
      <w:i/>
      <w:iCs/>
    </w:rPr>
  </w:style>
  <w:style w:type="character" w:styleId="af">
    <w:name w:val="annotation reference"/>
    <w:basedOn w:val="a0"/>
    <w:uiPriority w:val="99"/>
    <w:semiHidden/>
    <w:unhideWhenUsed/>
    <w:rsid w:val="0000021C"/>
    <w:rPr>
      <w:sz w:val="18"/>
      <w:szCs w:val="18"/>
    </w:rPr>
  </w:style>
  <w:style w:type="paragraph" w:styleId="af0">
    <w:name w:val="annotation text"/>
    <w:basedOn w:val="a"/>
    <w:link w:val="af1"/>
    <w:uiPriority w:val="99"/>
    <w:semiHidden/>
    <w:unhideWhenUsed/>
    <w:rsid w:val="0000021C"/>
  </w:style>
  <w:style w:type="character" w:customStyle="1" w:styleId="af1">
    <w:name w:val="註解文字 字元"/>
    <w:basedOn w:val="a0"/>
    <w:link w:val="af0"/>
    <w:uiPriority w:val="99"/>
    <w:semiHidden/>
    <w:rsid w:val="0000021C"/>
    <w:rPr>
      <w:rFonts w:ascii="Calibri" w:hAnsi="Calibri" w:cs="Calibri"/>
      <w:kern w:val="0"/>
      <w:szCs w:val="24"/>
    </w:rPr>
  </w:style>
  <w:style w:type="paragraph" w:styleId="af2">
    <w:name w:val="annotation subject"/>
    <w:basedOn w:val="af0"/>
    <w:next w:val="af0"/>
    <w:link w:val="af3"/>
    <w:uiPriority w:val="99"/>
    <w:semiHidden/>
    <w:unhideWhenUsed/>
    <w:rsid w:val="0000021C"/>
    <w:rPr>
      <w:b/>
      <w:bCs/>
    </w:rPr>
  </w:style>
  <w:style w:type="character" w:customStyle="1" w:styleId="af3">
    <w:name w:val="註解主旨 字元"/>
    <w:basedOn w:val="af1"/>
    <w:link w:val="af2"/>
    <w:uiPriority w:val="99"/>
    <w:semiHidden/>
    <w:rsid w:val="0000021C"/>
    <w:rPr>
      <w:rFonts w:ascii="Calibri" w:hAnsi="Calibri" w:cs="Calibri"/>
      <w:b/>
      <w:bCs/>
      <w:kern w:val="0"/>
      <w:szCs w:val="24"/>
    </w:rPr>
  </w:style>
  <w:style w:type="paragraph" w:styleId="af4">
    <w:name w:val="Balloon Text"/>
    <w:basedOn w:val="a"/>
    <w:link w:val="af5"/>
    <w:uiPriority w:val="99"/>
    <w:semiHidden/>
    <w:unhideWhenUsed/>
    <w:rsid w:val="0037491D"/>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37491D"/>
    <w:rPr>
      <w:rFonts w:asciiTheme="majorHAnsi" w:eastAsiaTheme="majorEastAsia" w:hAnsiTheme="majorHAnsi" w:cstheme="majorBidi"/>
      <w:kern w:val="0"/>
      <w:sz w:val="18"/>
      <w:szCs w:val="18"/>
    </w:rPr>
  </w:style>
  <w:style w:type="table" w:customStyle="1" w:styleId="12">
    <w:name w:val="表格格線1"/>
    <w:basedOn w:val="a1"/>
    <w:next w:val="ad"/>
    <w:uiPriority w:val="39"/>
    <w:rsid w:val="004C01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A75147"/>
    <w:pPr>
      <w:widowControl/>
      <w:spacing w:before="100" w:beforeAutospacing="1" w:after="100" w:afterAutospacing="1"/>
    </w:pPr>
    <w:rPr>
      <w:rFonts w:ascii="新細明體" w:eastAsia="新細明體" w:hAnsi="新細明體" w:cs="新細明體"/>
    </w:rPr>
  </w:style>
  <w:style w:type="paragraph" w:styleId="af6">
    <w:name w:val="TOC Heading"/>
    <w:basedOn w:val="1"/>
    <w:next w:val="a"/>
    <w:uiPriority w:val="39"/>
    <w:unhideWhenUsed/>
    <w:qFormat/>
    <w:rsid w:val="00663345"/>
    <w:pPr>
      <w:keepLines/>
      <w:widowControl/>
      <w:spacing w:before="480" w:after="0" w:line="276" w:lineRule="auto"/>
      <w:outlineLvl w:val="9"/>
    </w:pPr>
    <w:rPr>
      <w:color w:val="2F5496" w:themeColor="accent1" w:themeShade="BF"/>
      <w:kern w:val="0"/>
      <w:sz w:val="28"/>
      <w:szCs w:val="28"/>
    </w:rPr>
  </w:style>
  <w:style w:type="paragraph" w:styleId="21">
    <w:name w:val="toc 2"/>
    <w:basedOn w:val="a"/>
    <w:next w:val="a"/>
    <w:autoRedefine/>
    <w:uiPriority w:val="39"/>
    <w:unhideWhenUsed/>
    <w:rsid w:val="00832D6C"/>
    <w:pPr>
      <w:tabs>
        <w:tab w:val="right" w:leader="dot" w:pos="10609"/>
      </w:tabs>
      <w:ind w:left="240"/>
    </w:pPr>
    <w:rPr>
      <w:rFonts w:asciiTheme="minorHAnsi" w:hAnsiTheme="minorHAnsi" w:cstheme="minorHAnsi"/>
      <w:smallCaps/>
      <w:sz w:val="20"/>
      <w:szCs w:val="20"/>
    </w:rPr>
  </w:style>
  <w:style w:type="paragraph" w:styleId="13">
    <w:name w:val="toc 1"/>
    <w:basedOn w:val="a"/>
    <w:next w:val="a"/>
    <w:autoRedefine/>
    <w:uiPriority w:val="39"/>
    <w:unhideWhenUsed/>
    <w:rsid w:val="00663345"/>
    <w:pPr>
      <w:spacing w:before="120" w:after="120"/>
    </w:pPr>
    <w:rPr>
      <w:rFonts w:asciiTheme="minorHAnsi" w:hAnsiTheme="minorHAnsi" w:cstheme="minorHAnsi"/>
      <w:b/>
      <w:bCs/>
      <w:caps/>
      <w:sz w:val="20"/>
      <w:szCs w:val="20"/>
    </w:rPr>
  </w:style>
  <w:style w:type="paragraph" w:styleId="31">
    <w:name w:val="toc 3"/>
    <w:basedOn w:val="a"/>
    <w:next w:val="a"/>
    <w:autoRedefine/>
    <w:uiPriority w:val="39"/>
    <w:unhideWhenUsed/>
    <w:rsid w:val="00663345"/>
    <w:pPr>
      <w:ind w:left="480"/>
    </w:pPr>
    <w:rPr>
      <w:rFonts w:asciiTheme="minorHAnsi" w:hAnsiTheme="minorHAnsi" w:cstheme="minorHAnsi"/>
      <w:i/>
      <w:iCs/>
      <w:sz w:val="20"/>
      <w:szCs w:val="20"/>
    </w:rPr>
  </w:style>
  <w:style w:type="paragraph" w:styleId="4">
    <w:name w:val="toc 4"/>
    <w:basedOn w:val="a"/>
    <w:next w:val="a"/>
    <w:autoRedefine/>
    <w:uiPriority w:val="39"/>
    <w:unhideWhenUsed/>
    <w:rsid w:val="00663345"/>
    <w:pPr>
      <w:ind w:left="720"/>
    </w:pPr>
    <w:rPr>
      <w:rFonts w:asciiTheme="minorHAnsi" w:hAnsiTheme="minorHAnsi" w:cstheme="minorHAnsi"/>
      <w:sz w:val="18"/>
      <w:szCs w:val="18"/>
    </w:rPr>
  </w:style>
  <w:style w:type="paragraph" w:styleId="50">
    <w:name w:val="toc 5"/>
    <w:basedOn w:val="a"/>
    <w:next w:val="a"/>
    <w:autoRedefine/>
    <w:uiPriority w:val="39"/>
    <w:unhideWhenUsed/>
    <w:rsid w:val="00663345"/>
    <w:pPr>
      <w:ind w:left="960"/>
    </w:pPr>
    <w:rPr>
      <w:rFonts w:asciiTheme="minorHAnsi" w:hAnsiTheme="minorHAnsi" w:cstheme="minorHAnsi"/>
      <w:sz w:val="18"/>
      <w:szCs w:val="18"/>
    </w:rPr>
  </w:style>
  <w:style w:type="paragraph" w:styleId="6">
    <w:name w:val="toc 6"/>
    <w:basedOn w:val="a"/>
    <w:next w:val="a"/>
    <w:autoRedefine/>
    <w:uiPriority w:val="39"/>
    <w:unhideWhenUsed/>
    <w:rsid w:val="00663345"/>
    <w:pPr>
      <w:ind w:left="1200"/>
    </w:pPr>
    <w:rPr>
      <w:rFonts w:asciiTheme="minorHAnsi" w:hAnsiTheme="minorHAnsi" w:cstheme="minorHAnsi"/>
      <w:sz w:val="18"/>
      <w:szCs w:val="18"/>
    </w:rPr>
  </w:style>
  <w:style w:type="paragraph" w:styleId="7">
    <w:name w:val="toc 7"/>
    <w:basedOn w:val="a"/>
    <w:next w:val="a"/>
    <w:autoRedefine/>
    <w:uiPriority w:val="39"/>
    <w:unhideWhenUsed/>
    <w:rsid w:val="00663345"/>
    <w:pPr>
      <w:ind w:left="1440"/>
    </w:pPr>
    <w:rPr>
      <w:rFonts w:asciiTheme="minorHAnsi" w:hAnsiTheme="minorHAnsi" w:cstheme="minorHAnsi"/>
      <w:sz w:val="18"/>
      <w:szCs w:val="18"/>
    </w:rPr>
  </w:style>
  <w:style w:type="paragraph" w:styleId="8">
    <w:name w:val="toc 8"/>
    <w:basedOn w:val="a"/>
    <w:next w:val="a"/>
    <w:autoRedefine/>
    <w:uiPriority w:val="39"/>
    <w:unhideWhenUsed/>
    <w:rsid w:val="00663345"/>
    <w:pPr>
      <w:ind w:left="1680"/>
    </w:pPr>
    <w:rPr>
      <w:rFonts w:asciiTheme="minorHAnsi" w:hAnsiTheme="minorHAnsi" w:cstheme="minorHAnsi"/>
      <w:sz w:val="18"/>
      <w:szCs w:val="18"/>
    </w:rPr>
  </w:style>
  <w:style w:type="paragraph" w:styleId="9">
    <w:name w:val="toc 9"/>
    <w:basedOn w:val="a"/>
    <w:next w:val="a"/>
    <w:autoRedefine/>
    <w:uiPriority w:val="39"/>
    <w:unhideWhenUsed/>
    <w:rsid w:val="00663345"/>
    <w:pPr>
      <w:ind w:left="1920"/>
    </w:pPr>
    <w:rPr>
      <w:rFonts w:asciiTheme="minorHAnsi" w:hAnsiTheme="minorHAnsi" w:cstheme="minorHAnsi"/>
      <w:sz w:val="18"/>
      <w:szCs w:val="18"/>
    </w:rPr>
  </w:style>
  <w:style w:type="paragraph" w:styleId="14">
    <w:name w:val="index 1"/>
    <w:basedOn w:val="a"/>
    <w:next w:val="a"/>
    <w:autoRedefine/>
    <w:uiPriority w:val="99"/>
    <w:unhideWhenUsed/>
    <w:rsid w:val="0070777E"/>
    <w:pPr>
      <w:ind w:left="240" w:hanging="240"/>
    </w:pPr>
    <w:rPr>
      <w:rFonts w:asciiTheme="minorHAnsi" w:hAnsiTheme="minorHAnsi" w:cstheme="minorHAnsi"/>
      <w:sz w:val="20"/>
      <w:szCs w:val="20"/>
    </w:rPr>
  </w:style>
  <w:style w:type="paragraph" w:styleId="22">
    <w:name w:val="index 2"/>
    <w:basedOn w:val="a"/>
    <w:next w:val="a"/>
    <w:autoRedefine/>
    <w:uiPriority w:val="99"/>
    <w:unhideWhenUsed/>
    <w:rsid w:val="0070777E"/>
    <w:pPr>
      <w:ind w:left="480" w:hanging="240"/>
    </w:pPr>
    <w:rPr>
      <w:rFonts w:asciiTheme="minorHAnsi" w:hAnsiTheme="minorHAnsi" w:cstheme="minorHAnsi"/>
      <w:sz w:val="20"/>
      <w:szCs w:val="20"/>
    </w:rPr>
  </w:style>
  <w:style w:type="paragraph" w:styleId="32">
    <w:name w:val="index 3"/>
    <w:basedOn w:val="a"/>
    <w:next w:val="a"/>
    <w:autoRedefine/>
    <w:uiPriority w:val="99"/>
    <w:unhideWhenUsed/>
    <w:rsid w:val="0070777E"/>
    <w:pPr>
      <w:ind w:left="720" w:hanging="240"/>
    </w:pPr>
    <w:rPr>
      <w:rFonts w:asciiTheme="minorHAnsi" w:hAnsiTheme="minorHAnsi" w:cstheme="minorHAnsi"/>
      <w:sz w:val="20"/>
      <w:szCs w:val="20"/>
    </w:rPr>
  </w:style>
  <w:style w:type="paragraph" w:styleId="40">
    <w:name w:val="index 4"/>
    <w:basedOn w:val="a"/>
    <w:next w:val="a"/>
    <w:autoRedefine/>
    <w:uiPriority w:val="99"/>
    <w:unhideWhenUsed/>
    <w:rsid w:val="0070777E"/>
    <w:pPr>
      <w:ind w:left="960" w:hanging="240"/>
    </w:pPr>
    <w:rPr>
      <w:rFonts w:asciiTheme="minorHAnsi" w:hAnsiTheme="minorHAnsi" w:cstheme="minorHAnsi"/>
      <w:sz w:val="20"/>
      <w:szCs w:val="20"/>
    </w:rPr>
  </w:style>
  <w:style w:type="paragraph" w:styleId="51">
    <w:name w:val="index 5"/>
    <w:basedOn w:val="a"/>
    <w:next w:val="a"/>
    <w:autoRedefine/>
    <w:uiPriority w:val="99"/>
    <w:unhideWhenUsed/>
    <w:rsid w:val="0070777E"/>
    <w:pPr>
      <w:ind w:left="1200" w:hanging="240"/>
    </w:pPr>
    <w:rPr>
      <w:rFonts w:asciiTheme="minorHAnsi" w:hAnsiTheme="minorHAnsi" w:cstheme="minorHAnsi"/>
      <w:sz w:val="20"/>
      <w:szCs w:val="20"/>
    </w:rPr>
  </w:style>
  <w:style w:type="paragraph" w:styleId="60">
    <w:name w:val="index 6"/>
    <w:basedOn w:val="a"/>
    <w:next w:val="a"/>
    <w:autoRedefine/>
    <w:uiPriority w:val="99"/>
    <w:unhideWhenUsed/>
    <w:rsid w:val="0070777E"/>
    <w:pPr>
      <w:ind w:left="1440" w:hanging="240"/>
    </w:pPr>
    <w:rPr>
      <w:rFonts w:asciiTheme="minorHAnsi" w:hAnsiTheme="minorHAnsi" w:cstheme="minorHAnsi"/>
      <w:sz w:val="20"/>
      <w:szCs w:val="20"/>
    </w:rPr>
  </w:style>
  <w:style w:type="paragraph" w:styleId="70">
    <w:name w:val="index 7"/>
    <w:basedOn w:val="a"/>
    <w:next w:val="a"/>
    <w:autoRedefine/>
    <w:uiPriority w:val="99"/>
    <w:unhideWhenUsed/>
    <w:rsid w:val="0070777E"/>
    <w:pPr>
      <w:ind w:left="1680" w:hanging="240"/>
    </w:pPr>
    <w:rPr>
      <w:rFonts w:asciiTheme="minorHAnsi" w:hAnsiTheme="minorHAnsi" w:cstheme="minorHAnsi"/>
      <w:sz w:val="20"/>
      <w:szCs w:val="20"/>
    </w:rPr>
  </w:style>
  <w:style w:type="paragraph" w:styleId="80">
    <w:name w:val="index 8"/>
    <w:basedOn w:val="a"/>
    <w:next w:val="a"/>
    <w:autoRedefine/>
    <w:uiPriority w:val="99"/>
    <w:unhideWhenUsed/>
    <w:rsid w:val="0070777E"/>
    <w:pPr>
      <w:ind w:left="1920" w:hanging="240"/>
    </w:pPr>
    <w:rPr>
      <w:rFonts w:asciiTheme="minorHAnsi" w:hAnsiTheme="minorHAnsi" w:cstheme="minorHAnsi"/>
      <w:sz w:val="20"/>
      <w:szCs w:val="20"/>
    </w:rPr>
  </w:style>
  <w:style w:type="paragraph" w:styleId="90">
    <w:name w:val="index 9"/>
    <w:basedOn w:val="a"/>
    <w:next w:val="a"/>
    <w:autoRedefine/>
    <w:uiPriority w:val="99"/>
    <w:unhideWhenUsed/>
    <w:rsid w:val="0070777E"/>
    <w:pPr>
      <w:ind w:left="2160" w:hanging="240"/>
    </w:pPr>
    <w:rPr>
      <w:rFonts w:asciiTheme="minorHAnsi" w:hAnsiTheme="minorHAnsi" w:cstheme="minorHAnsi"/>
      <w:sz w:val="20"/>
      <w:szCs w:val="20"/>
    </w:rPr>
  </w:style>
  <w:style w:type="paragraph" w:styleId="af7">
    <w:name w:val="index heading"/>
    <w:basedOn w:val="a"/>
    <w:next w:val="14"/>
    <w:uiPriority w:val="99"/>
    <w:unhideWhenUsed/>
    <w:rsid w:val="0070777E"/>
    <w:pPr>
      <w:spacing w:before="120" w:after="120"/>
    </w:pPr>
    <w:rPr>
      <w:rFonts w:asciiTheme="minorHAnsi" w:hAnsiTheme="minorHAnsi" w:cstheme="minorHAnsi"/>
      <w:b/>
      <w:bCs/>
      <w:i/>
      <w:iCs/>
      <w:sz w:val="20"/>
      <w:szCs w:val="20"/>
    </w:rPr>
  </w:style>
  <w:style w:type="paragraph" w:styleId="af8">
    <w:name w:val="Date"/>
    <w:basedOn w:val="a"/>
    <w:next w:val="a"/>
    <w:link w:val="af9"/>
    <w:uiPriority w:val="99"/>
    <w:semiHidden/>
    <w:unhideWhenUsed/>
    <w:rsid w:val="00FD452A"/>
    <w:pPr>
      <w:jc w:val="right"/>
    </w:pPr>
  </w:style>
  <w:style w:type="character" w:customStyle="1" w:styleId="af9">
    <w:name w:val="日期 字元"/>
    <w:basedOn w:val="a0"/>
    <w:link w:val="af8"/>
    <w:uiPriority w:val="99"/>
    <w:semiHidden/>
    <w:rsid w:val="00FD452A"/>
    <w:rPr>
      <w:rFonts w:ascii="Calibri" w:hAnsi="Calibri" w:cs="Calibri"/>
      <w:kern w:val="0"/>
      <w:szCs w:val="24"/>
    </w:rPr>
  </w:style>
  <w:style w:type="character" w:styleId="afa">
    <w:name w:val="page number"/>
    <w:basedOn w:val="a0"/>
    <w:uiPriority w:val="99"/>
    <w:semiHidden/>
    <w:unhideWhenUsed/>
    <w:rsid w:val="00D4325A"/>
  </w:style>
  <w:style w:type="character" w:customStyle="1" w:styleId="30">
    <w:name w:val="標題 3 字元"/>
    <w:basedOn w:val="a0"/>
    <w:link w:val="3"/>
    <w:uiPriority w:val="9"/>
    <w:rsid w:val="00D23C8B"/>
    <w:rPr>
      <w:rFonts w:asciiTheme="majorHAnsi" w:eastAsiaTheme="majorEastAsia" w:hAnsiTheme="majorHAnsi" w:cstheme="majorBidi"/>
      <w:b/>
      <w:bCs/>
      <w:kern w:val="0"/>
      <w:sz w:val="36"/>
      <w:szCs w:val="36"/>
    </w:rPr>
  </w:style>
  <w:style w:type="paragraph" w:customStyle="1" w:styleId="papertitle">
    <w:name w:val="paper title"/>
    <w:rsid w:val="00CD3C7F"/>
    <w:pPr>
      <w:spacing w:after="120"/>
      <w:jc w:val="center"/>
    </w:pPr>
    <w:rPr>
      <w:rFonts w:ascii="Times New Roman" w:eastAsia="MS Mincho" w:hAnsi="Times New Roman" w:cs="Times New Roman"/>
      <w:noProof/>
      <w:kern w:val="0"/>
      <w:sz w:val="48"/>
      <w:szCs w:val="4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5109">
      <w:bodyDiv w:val="1"/>
      <w:marLeft w:val="0"/>
      <w:marRight w:val="0"/>
      <w:marTop w:val="0"/>
      <w:marBottom w:val="0"/>
      <w:divBdr>
        <w:top w:val="none" w:sz="0" w:space="0" w:color="auto"/>
        <w:left w:val="none" w:sz="0" w:space="0" w:color="auto"/>
        <w:bottom w:val="none" w:sz="0" w:space="0" w:color="auto"/>
        <w:right w:val="none" w:sz="0" w:space="0" w:color="auto"/>
      </w:divBdr>
      <w:divsChild>
        <w:div w:id="261955289">
          <w:marLeft w:val="0"/>
          <w:marRight w:val="0"/>
          <w:marTop w:val="0"/>
          <w:marBottom w:val="0"/>
          <w:divBdr>
            <w:top w:val="none" w:sz="0" w:space="0" w:color="auto"/>
            <w:left w:val="none" w:sz="0" w:space="0" w:color="auto"/>
            <w:bottom w:val="none" w:sz="0" w:space="0" w:color="auto"/>
            <w:right w:val="none" w:sz="0" w:space="0" w:color="auto"/>
          </w:divBdr>
          <w:divsChild>
            <w:div w:id="345837062">
              <w:marLeft w:val="0"/>
              <w:marRight w:val="0"/>
              <w:marTop w:val="0"/>
              <w:marBottom w:val="0"/>
              <w:divBdr>
                <w:top w:val="none" w:sz="0" w:space="0" w:color="auto"/>
                <w:left w:val="none" w:sz="0" w:space="0" w:color="auto"/>
                <w:bottom w:val="none" w:sz="0" w:space="0" w:color="auto"/>
                <w:right w:val="none" w:sz="0" w:space="0" w:color="auto"/>
              </w:divBdr>
              <w:divsChild>
                <w:div w:id="5435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0781">
      <w:bodyDiv w:val="1"/>
      <w:marLeft w:val="0"/>
      <w:marRight w:val="0"/>
      <w:marTop w:val="0"/>
      <w:marBottom w:val="0"/>
      <w:divBdr>
        <w:top w:val="none" w:sz="0" w:space="0" w:color="auto"/>
        <w:left w:val="none" w:sz="0" w:space="0" w:color="auto"/>
        <w:bottom w:val="none" w:sz="0" w:space="0" w:color="auto"/>
        <w:right w:val="none" w:sz="0" w:space="0" w:color="auto"/>
      </w:divBdr>
    </w:div>
    <w:div w:id="13652560">
      <w:bodyDiv w:val="1"/>
      <w:marLeft w:val="0"/>
      <w:marRight w:val="0"/>
      <w:marTop w:val="0"/>
      <w:marBottom w:val="0"/>
      <w:divBdr>
        <w:top w:val="none" w:sz="0" w:space="0" w:color="auto"/>
        <w:left w:val="none" w:sz="0" w:space="0" w:color="auto"/>
        <w:bottom w:val="none" w:sz="0" w:space="0" w:color="auto"/>
        <w:right w:val="none" w:sz="0" w:space="0" w:color="auto"/>
      </w:divBdr>
      <w:divsChild>
        <w:div w:id="767505113">
          <w:marLeft w:val="0"/>
          <w:marRight w:val="0"/>
          <w:marTop w:val="0"/>
          <w:marBottom w:val="0"/>
          <w:divBdr>
            <w:top w:val="none" w:sz="0" w:space="0" w:color="auto"/>
            <w:left w:val="none" w:sz="0" w:space="0" w:color="auto"/>
            <w:bottom w:val="none" w:sz="0" w:space="0" w:color="auto"/>
            <w:right w:val="none" w:sz="0" w:space="0" w:color="auto"/>
          </w:divBdr>
        </w:div>
        <w:div w:id="897472458">
          <w:marLeft w:val="0"/>
          <w:marRight w:val="0"/>
          <w:marTop w:val="480"/>
          <w:marBottom w:val="210"/>
          <w:divBdr>
            <w:top w:val="none" w:sz="0" w:space="0" w:color="auto"/>
            <w:left w:val="none" w:sz="0" w:space="0" w:color="auto"/>
            <w:bottom w:val="none" w:sz="0" w:space="0" w:color="auto"/>
            <w:right w:val="none" w:sz="0" w:space="0" w:color="auto"/>
          </w:divBdr>
        </w:div>
      </w:divsChild>
    </w:div>
    <w:div w:id="57826816">
      <w:bodyDiv w:val="1"/>
      <w:marLeft w:val="0"/>
      <w:marRight w:val="0"/>
      <w:marTop w:val="0"/>
      <w:marBottom w:val="0"/>
      <w:divBdr>
        <w:top w:val="none" w:sz="0" w:space="0" w:color="auto"/>
        <w:left w:val="none" w:sz="0" w:space="0" w:color="auto"/>
        <w:bottom w:val="none" w:sz="0" w:space="0" w:color="auto"/>
        <w:right w:val="none" w:sz="0" w:space="0" w:color="auto"/>
      </w:divBdr>
    </w:div>
    <w:div w:id="153764461">
      <w:bodyDiv w:val="1"/>
      <w:marLeft w:val="0"/>
      <w:marRight w:val="0"/>
      <w:marTop w:val="0"/>
      <w:marBottom w:val="0"/>
      <w:divBdr>
        <w:top w:val="none" w:sz="0" w:space="0" w:color="auto"/>
        <w:left w:val="none" w:sz="0" w:space="0" w:color="auto"/>
        <w:bottom w:val="none" w:sz="0" w:space="0" w:color="auto"/>
        <w:right w:val="none" w:sz="0" w:space="0" w:color="auto"/>
      </w:divBdr>
    </w:div>
    <w:div w:id="155537132">
      <w:bodyDiv w:val="1"/>
      <w:marLeft w:val="0"/>
      <w:marRight w:val="0"/>
      <w:marTop w:val="0"/>
      <w:marBottom w:val="0"/>
      <w:divBdr>
        <w:top w:val="none" w:sz="0" w:space="0" w:color="auto"/>
        <w:left w:val="none" w:sz="0" w:space="0" w:color="auto"/>
        <w:bottom w:val="none" w:sz="0" w:space="0" w:color="auto"/>
        <w:right w:val="none" w:sz="0" w:space="0" w:color="auto"/>
      </w:divBdr>
    </w:div>
    <w:div w:id="245501984">
      <w:bodyDiv w:val="1"/>
      <w:marLeft w:val="0"/>
      <w:marRight w:val="0"/>
      <w:marTop w:val="0"/>
      <w:marBottom w:val="0"/>
      <w:divBdr>
        <w:top w:val="none" w:sz="0" w:space="0" w:color="auto"/>
        <w:left w:val="none" w:sz="0" w:space="0" w:color="auto"/>
        <w:bottom w:val="none" w:sz="0" w:space="0" w:color="auto"/>
        <w:right w:val="none" w:sz="0" w:space="0" w:color="auto"/>
      </w:divBdr>
    </w:div>
    <w:div w:id="248806612">
      <w:bodyDiv w:val="1"/>
      <w:marLeft w:val="0"/>
      <w:marRight w:val="0"/>
      <w:marTop w:val="0"/>
      <w:marBottom w:val="0"/>
      <w:divBdr>
        <w:top w:val="none" w:sz="0" w:space="0" w:color="auto"/>
        <w:left w:val="none" w:sz="0" w:space="0" w:color="auto"/>
        <w:bottom w:val="none" w:sz="0" w:space="0" w:color="auto"/>
        <w:right w:val="none" w:sz="0" w:space="0" w:color="auto"/>
      </w:divBdr>
    </w:div>
    <w:div w:id="276179973">
      <w:bodyDiv w:val="1"/>
      <w:marLeft w:val="0"/>
      <w:marRight w:val="0"/>
      <w:marTop w:val="0"/>
      <w:marBottom w:val="0"/>
      <w:divBdr>
        <w:top w:val="none" w:sz="0" w:space="0" w:color="auto"/>
        <w:left w:val="none" w:sz="0" w:space="0" w:color="auto"/>
        <w:bottom w:val="none" w:sz="0" w:space="0" w:color="auto"/>
        <w:right w:val="none" w:sz="0" w:space="0" w:color="auto"/>
      </w:divBdr>
    </w:div>
    <w:div w:id="290403009">
      <w:bodyDiv w:val="1"/>
      <w:marLeft w:val="0"/>
      <w:marRight w:val="0"/>
      <w:marTop w:val="0"/>
      <w:marBottom w:val="0"/>
      <w:divBdr>
        <w:top w:val="none" w:sz="0" w:space="0" w:color="auto"/>
        <w:left w:val="none" w:sz="0" w:space="0" w:color="auto"/>
        <w:bottom w:val="none" w:sz="0" w:space="0" w:color="auto"/>
        <w:right w:val="none" w:sz="0" w:space="0" w:color="auto"/>
      </w:divBdr>
    </w:div>
    <w:div w:id="417945043">
      <w:bodyDiv w:val="1"/>
      <w:marLeft w:val="0"/>
      <w:marRight w:val="0"/>
      <w:marTop w:val="0"/>
      <w:marBottom w:val="0"/>
      <w:divBdr>
        <w:top w:val="none" w:sz="0" w:space="0" w:color="auto"/>
        <w:left w:val="none" w:sz="0" w:space="0" w:color="auto"/>
        <w:bottom w:val="none" w:sz="0" w:space="0" w:color="auto"/>
        <w:right w:val="none" w:sz="0" w:space="0" w:color="auto"/>
      </w:divBdr>
    </w:div>
    <w:div w:id="491871510">
      <w:bodyDiv w:val="1"/>
      <w:marLeft w:val="0"/>
      <w:marRight w:val="0"/>
      <w:marTop w:val="0"/>
      <w:marBottom w:val="0"/>
      <w:divBdr>
        <w:top w:val="none" w:sz="0" w:space="0" w:color="auto"/>
        <w:left w:val="none" w:sz="0" w:space="0" w:color="auto"/>
        <w:bottom w:val="none" w:sz="0" w:space="0" w:color="auto"/>
        <w:right w:val="none" w:sz="0" w:space="0" w:color="auto"/>
      </w:divBdr>
    </w:div>
    <w:div w:id="605767658">
      <w:bodyDiv w:val="1"/>
      <w:marLeft w:val="0"/>
      <w:marRight w:val="0"/>
      <w:marTop w:val="0"/>
      <w:marBottom w:val="0"/>
      <w:divBdr>
        <w:top w:val="none" w:sz="0" w:space="0" w:color="auto"/>
        <w:left w:val="none" w:sz="0" w:space="0" w:color="auto"/>
        <w:bottom w:val="none" w:sz="0" w:space="0" w:color="auto"/>
        <w:right w:val="none" w:sz="0" w:space="0" w:color="auto"/>
      </w:divBdr>
    </w:div>
    <w:div w:id="712579484">
      <w:bodyDiv w:val="1"/>
      <w:marLeft w:val="0"/>
      <w:marRight w:val="0"/>
      <w:marTop w:val="0"/>
      <w:marBottom w:val="0"/>
      <w:divBdr>
        <w:top w:val="none" w:sz="0" w:space="0" w:color="auto"/>
        <w:left w:val="none" w:sz="0" w:space="0" w:color="auto"/>
        <w:bottom w:val="none" w:sz="0" w:space="0" w:color="auto"/>
        <w:right w:val="none" w:sz="0" w:space="0" w:color="auto"/>
      </w:divBdr>
      <w:divsChild>
        <w:div w:id="881871221">
          <w:marLeft w:val="0"/>
          <w:marRight w:val="0"/>
          <w:marTop w:val="0"/>
          <w:marBottom w:val="0"/>
          <w:divBdr>
            <w:top w:val="none" w:sz="0" w:space="0" w:color="auto"/>
            <w:left w:val="none" w:sz="0" w:space="0" w:color="auto"/>
            <w:bottom w:val="none" w:sz="0" w:space="0" w:color="auto"/>
            <w:right w:val="none" w:sz="0" w:space="0" w:color="auto"/>
          </w:divBdr>
          <w:divsChild>
            <w:div w:id="698697514">
              <w:marLeft w:val="0"/>
              <w:marRight w:val="0"/>
              <w:marTop w:val="0"/>
              <w:marBottom w:val="0"/>
              <w:divBdr>
                <w:top w:val="none" w:sz="0" w:space="0" w:color="auto"/>
                <w:left w:val="none" w:sz="0" w:space="0" w:color="auto"/>
                <w:bottom w:val="none" w:sz="0" w:space="0" w:color="auto"/>
                <w:right w:val="none" w:sz="0" w:space="0" w:color="auto"/>
              </w:divBdr>
              <w:divsChild>
                <w:div w:id="101319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248561">
      <w:bodyDiv w:val="1"/>
      <w:marLeft w:val="0"/>
      <w:marRight w:val="0"/>
      <w:marTop w:val="0"/>
      <w:marBottom w:val="0"/>
      <w:divBdr>
        <w:top w:val="none" w:sz="0" w:space="0" w:color="auto"/>
        <w:left w:val="none" w:sz="0" w:space="0" w:color="auto"/>
        <w:bottom w:val="none" w:sz="0" w:space="0" w:color="auto"/>
        <w:right w:val="none" w:sz="0" w:space="0" w:color="auto"/>
      </w:divBdr>
      <w:divsChild>
        <w:div w:id="1505197816">
          <w:marLeft w:val="0"/>
          <w:marRight w:val="0"/>
          <w:marTop w:val="480"/>
          <w:marBottom w:val="210"/>
          <w:divBdr>
            <w:top w:val="none" w:sz="0" w:space="0" w:color="auto"/>
            <w:left w:val="none" w:sz="0" w:space="0" w:color="auto"/>
            <w:bottom w:val="none" w:sz="0" w:space="0" w:color="auto"/>
            <w:right w:val="none" w:sz="0" w:space="0" w:color="auto"/>
          </w:divBdr>
        </w:div>
        <w:div w:id="1959557888">
          <w:marLeft w:val="0"/>
          <w:marRight w:val="0"/>
          <w:marTop w:val="0"/>
          <w:marBottom w:val="0"/>
          <w:divBdr>
            <w:top w:val="none" w:sz="0" w:space="0" w:color="auto"/>
            <w:left w:val="none" w:sz="0" w:space="0" w:color="auto"/>
            <w:bottom w:val="none" w:sz="0" w:space="0" w:color="auto"/>
            <w:right w:val="none" w:sz="0" w:space="0" w:color="auto"/>
          </w:divBdr>
        </w:div>
      </w:divsChild>
    </w:div>
    <w:div w:id="724718689">
      <w:bodyDiv w:val="1"/>
      <w:marLeft w:val="0"/>
      <w:marRight w:val="0"/>
      <w:marTop w:val="0"/>
      <w:marBottom w:val="0"/>
      <w:divBdr>
        <w:top w:val="none" w:sz="0" w:space="0" w:color="auto"/>
        <w:left w:val="none" w:sz="0" w:space="0" w:color="auto"/>
        <w:bottom w:val="none" w:sz="0" w:space="0" w:color="auto"/>
        <w:right w:val="none" w:sz="0" w:space="0" w:color="auto"/>
      </w:divBdr>
    </w:div>
    <w:div w:id="752891823">
      <w:bodyDiv w:val="1"/>
      <w:marLeft w:val="0"/>
      <w:marRight w:val="0"/>
      <w:marTop w:val="0"/>
      <w:marBottom w:val="0"/>
      <w:divBdr>
        <w:top w:val="none" w:sz="0" w:space="0" w:color="auto"/>
        <w:left w:val="none" w:sz="0" w:space="0" w:color="auto"/>
        <w:bottom w:val="none" w:sz="0" w:space="0" w:color="auto"/>
        <w:right w:val="none" w:sz="0" w:space="0" w:color="auto"/>
      </w:divBdr>
    </w:div>
    <w:div w:id="922952704">
      <w:bodyDiv w:val="1"/>
      <w:marLeft w:val="0"/>
      <w:marRight w:val="0"/>
      <w:marTop w:val="0"/>
      <w:marBottom w:val="0"/>
      <w:divBdr>
        <w:top w:val="none" w:sz="0" w:space="0" w:color="auto"/>
        <w:left w:val="none" w:sz="0" w:space="0" w:color="auto"/>
        <w:bottom w:val="none" w:sz="0" w:space="0" w:color="auto"/>
        <w:right w:val="none" w:sz="0" w:space="0" w:color="auto"/>
      </w:divBdr>
    </w:div>
    <w:div w:id="942808142">
      <w:bodyDiv w:val="1"/>
      <w:marLeft w:val="0"/>
      <w:marRight w:val="0"/>
      <w:marTop w:val="0"/>
      <w:marBottom w:val="0"/>
      <w:divBdr>
        <w:top w:val="none" w:sz="0" w:space="0" w:color="auto"/>
        <w:left w:val="none" w:sz="0" w:space="0" w:color="auto"/>
        <w:bottom w:val="none" w:sz="0" w:space="0" w:color="auto"/>
        <w:right w:val="none" w:sz="0" w:space="0" w:color="auto"/>
      </w:divBdr>
    </w:div>
    <w:div w:id="973213126">
      <w:bodyDiv w:val="1"/>
      <w:marLeft w:val="0"/>
      <w:marRight w:val="0"/>
      <w:marTop w:val="0"/>
      <w:marBottom w:val="0"/>
      <w:divBdr>
        <w:top w:val="none" w:sz="0" w:space="0" w:color="auto"/>
        <w:left w:val="none" w:sz="0" w:space="0" w:color="auto"/>
        <w:bottom w:val="none" w:sz="0" w:space="0" w:color="auto"/>
        <w:right w:val="none" w:sz="0" w:space="0" w:color="auto"/>
      </w:divBdr>
    </w:div>
    <w:div w:id="983661247">
      <w:bodyDiv w:val="1"/>
      <w:marLeft w:val="0"/>
      <w:marRight w:val="0"/>
      <w:marTop w:val="0"/>
      <w:marBottom w:val="0"/>
      <w:divBdr>
        <w:top w:val="none" w:sz="0" w:space="0" w:color="auto"/>
        <w:left w:val="none" w:sz="0" w:space="0" w:color="auto"/>
        <w:bottom w:val="none" w:sz="0" w:space="0" w:color="auto"/>
        <w:right w:val="none" w:sz="0" w:space="0" w:color="auto"/>
      </w:divBdr>
      <w:divsChild>
        <w:div w:id="1454858612">
          <w:marLeft w:val="0"/>
          <w:marRight w:val="0"/>
          <w:marTop w:val="0"/>
          <w:marBottom w:val="0"/>
          <w:divBdr>
            <w:top w:val="none" w:sz="0" w:space="0" w:color="auto"/>
            <w:left w:val="none" w:sz="0" w:space="0" w:color="auto"/>
            <w:bottom w:val="none" w:sz="0" w:space="0" w:color="auto"/>
            <w:right w:val="none" w:sz="0" w:space="0" w:color="auto"/>
          </w:divBdr>
        </w:div>
      </w:divsChild>
    </w:div>
    <w:div w:id="1080181798">
      <w:bodyDiv w:val="1"/>
      <w:marLeft w:val="0"/>
      <w:marRight w:val="0"/>
      <w:marTop w:val="0"/>
      <w:marBottom w:val="0"/>
      <w:divBdr>
        <w:top w:val="none" w:sz="0" w:space="0" w:color="auto"/>
        <w:left w:val="none" w:sz="0" w:space="0" w:color="auto"/>
        <w:bottom w:val="none" w:sz="0" w:space="0" w:color="auto"/>
        <w:right w:val="none" w:sz="0" w:space="0" w:color="auto"/>
      </w:divBdr>
    </w:div>
    <w:div w:id="1160343102">
      <w:bodyDiv w:val="1"/>
      <w:marLeft w:val="0"/>
      <w:marRight w:val="0"/>
      <w:marTop w:val="0"/>
      <w:marBottom w:val="0"/>
      <w:divBdr>
        <w:top w:val="none" w:sz="0" w:space="0" w:color="auto"/>
        <w:left w:val="none" w:sz="0" w:space="0" w:color="auto"/>
        <w:bottom w:val="none" w:sz="0" w:space="0" w:color="auto"/>
        <w:right w:val="none" w:sz="0" w:space="0" w:color="auto"/>
      </w:divBdr>
      <w:divsChild>
        <w:div w:id="249048129">
          <w:marLeft w:val="0"/>
          <w:marRight w:val="0"/>
          <w:marTop w:val="0"/>
          <w:marBottom w:val="0"/>
          <w:divBdr>
            <w:top w:val="none" w:sz="0" w:space="0" w:color="auto"/>
            <w:left w:val="none" w:sz="0" w:space="0" w:color="auto"/>
            <w:bottom w:val="none" w:sz="0" w:space="0" w:color="auto"/>
            <w:right w:val="none" w:sz="0" w:space="0" w:color="auto"/>
          </w:divBdr>
          <w:divsChild>
            <w:div w:id="312873071">
              <w:marLeft w:val="0"/>
              <w:marRight w:val="0"/>
              <w:marTop w:val="0"/>
              <w:marBottom w:val="0"/>
              <w:divBdr>
                <w:top w:val="none" w:sz="0" w:space="0" w:color="auto"/>
                <w:left w:val="none" w:sz="0" w:space="0" w:color="auto"/>
                <w:bottom w:val="none" w:sz="0" w:space="0" w:color="auto"/>
                <w:right w:val="none" w:sz="0" w:space="0" w:color="auto"/>
              </w:divBdr>
              <w:divsChild>
                <w:div w:id="205804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474324">
      <w:bodyDiv w:val="1"/>
      <w:marLeft w:val="0"/>
      <w:marRight w:val="0"/>
      <w:marTop w:val="0"/>
      <w:marBottom w:val="0"/>
      <w:divBdr>
        <w:top w:val="none" w:sz="0" w:space="0" w:color="auto"/>
        <w:left w:val="none" w:sz="0" w:space="0" w:color="auto"/>
        <w:bottom w:val="none" w:sz="0" w:space="0" w:color="auto"/>
        <w:right w:val="none" w:sz="0" w:space="0" w:color="auto"/>
      </w:divBdr>
    </w:div>
    <w:div w:id="1164589844">
      <w:bodyDiv w:val="1"/>
      <w:marLeft w:val="0"/>
      <w:marRight w:val="0"/>
      <w:marTop w:val="0"/>
      <w:marBottom w:val="0"/>
      <w:divBdr>
        <w:top w:val="none" w:sz="0" w:space="0" w:color="auto"/>
        <w:left w:val="none" w:sz="0" w:space="0" w:color="auto"/>
        <w:bottom w:val="none" w:sz="0" w:space="0" w:color="auto"/>
        <w:right w:val="none" w:sz="0" w:space="0" w:color="auto"/>
      </w:divBdr>
    </w:div>
    <w:div w:id="1172406174">
      <w:bodyDiv w:val="1"/>
      <w:marLeft w:val="0"/>
      <w:marRight w:val="0"/>
      <w:marTop w:val="0"/>
      <w:marBottom w:val="0"/>
      <w:divBdr>
        <w:top w:val="none" w:sz="0" w:space="0" w:color="auto"/>
        <w:left w:val="none" w:sz="0" w:space="0" w:color="auto"/>
        <w:bottom w:val="none" w:sz="0" w:space="0" w:color="auto"/>
        <w:right w:val="none" w:sz="0" w:space="0" w:color="auto"/>
      </w:divBdr>
    </w:div>
    <w:div w:id="1176069992">
      <w:bodyDiv w:val="1"/>
      <w:marLeft w:val="0"/>
      <w:marRight w:val="0"/>
      <w:marTop w:val="0"/>
      <w:marBottom w:val="0"/>
      <w:divBdr>
        <w:top w:val="none" w:sz="0" w:space="0" w:color="auto"/>
        <w:left w:val="none" w:sz="0" w:space="0" w:color="auto"/>
        <w:bottom w:val="none" w:sz="0" w:space="0" w:color="auto"/>
        <w:right w:val="none" w:sz="0" w:space="0" w:color="auto"/>
      </w:divBdr>
    </w:div>
    <w:div w:id="1200704427">
      <w:bodyDiv w:val="1"/>
      <w:marLeft w:val="0"/>
      <w:marRight w:val="0"/>
      <w:marTop w:val="0"/>
      <w:marBottom w:val="0"/>
      <w:divBdr>
        <w:top w:val="none" w:sz="0" w:space="0" w:color="auto"/>
        <w:left w:val="none" w:sz="0" w:space="0" w:color="auto"/>
        <w:bottom w:val="none" w:sz="0" w:space="0" w:color="auto"/>
        <w:right w:val="none" w:sz="0" w:space="0" w:color="auto"/>
      </w:divBdr>
      <w:divsChild>
        <w:div w:id="643195082">
          <w:marLeft w:val="0"/>
          <w:marRight w:val="0"/>
          <w:marTop w:val="0"/>
          <w:marBottom w:val="150"/>
          <w:divBdr>
            <w:top w:val="none" w:sz="0" w:space="0" w:color="auto"/>
            <w:left w:val="none" w:sz="0" w:space="0" w:color="auto"/>
            <w:bottom w:val="none" w:sz="0" w:space="0" w:color="auto"/>
            <w:right w:val="none" w:sz="0" w:space="0" w:color="auto"/>
          </w:divBdr>
        </w:div>
      </w:divsChild>
    </w:div>
    <w:div w:id="1222209334">
      <w:bodyDiv w:val="1"/>
      <w:marLeft w:val="0"/>
      <w:marRight w:val="0"/>
      <w:marTop w:val="0"/>
      <w:marBottom w:val="0"/>
      <w:divBdr>
        <w:top w:val="none" w:sz="0" w:space="0" w:color="auto"/>
        <w:left w:val="none" w:sz="0" w:space="0" w:color="auto"/>
        <w:bottom w:val="none" w:sz="0" w:space="0" w:color="auto"/>
        <w:right w:val="none" w:sz="0" w:space="0" w:color="auto"/>
      </w:divBdr>
    </w:div>
    <w:div w:id="1316028832">
      <w:bodyDiv w:val="1"/>
      <w:marLeft w:val="0"/>
      <w:marRight w:val="0"/>
      <w:marTop w:val="0"/>
      <w:marBottom w:val="0"/>
      <w:divBdr>
        <w:top w:val="none" w:sz="0" w:space="0" w:color="auto"/>
        <w:left w:val="none" w:sz="0" w:space="0" w:color="auto"/>
        <w:bottom w:val="none" w:sz="0" w:space="0" w:color="auto"/>
        <w:right w:val="none" w:sz="0" w:space="0" w:color="auto"/>
      </w:divBdr>
    </w:div>
    <w:div w:id="1317419722">
      <w:bodyDiv w:val="1"/>
      <w:marLeft w:val="0"/>
      <w:marRight w:val="0"/>
      <w:marTop w:val="0"/>
      <w:marBottom w:val="0"/>
      <w:divBdr>
        <w:top w:val="none" w:sz="0" w:space="0" w:color="auto"/>
        <w:left w:val="none" w:sz="0" w:space="0" w:color="auto"/>
        <w:bottom w:val="none" w:sz="0" w:space="0" w:color="auto"/>
        <w:right w:val="none" w:sz="0" w:space="0" w:color="auto"/>
      </w:divBdr>
    </w:div>
    <w:div w:id="1321620141">
      <w:bodyDiv w:val="1"/>
      <w:marLeft w:val="0"/>
      <w:marRight w:val="0"/>
      <w:marTop w:val="0"/>
      <w:marBottom w:val="0"/>
      <w:divBdr>
        <w:top w:val="none" w:sz="0" w:space="0" w:color="auto"/>
        <w:left w:val="none" w:sz="0" w:space="0" w:color="auto"/>
        <w:bottom w:val="none" w:sz="0" w:space="0" w:color="auto"/>
        <w:right w:val="none" w:sz="0" w:space="0" w:color="auto"/>
      </w:divBdr>
    </w:div>
    <w:div w:id="1336105073">
      <w:bodyDiv w:val="1"/>
      <w:marLeft w:val="0"/>
      <w:marRight w:val="0"/>
      <w:marTop w:val="0"/>
      <w:marBottom w:val="0"/>
      <w:divBdr>
        <w:top w:val="none" w:sz="0" w:space="0" w:color="auto"/>
        <w:left w:val="none" w:sz="0" w:space="0" w:color="auto"/>
        <w:bottom w:val="none" w:sz="0" w:space="0" w:color="auto"/>
        <w:right w:val="none" w:sz="0" w:space="0" w:color="auto"/>
      </w:divBdr>
    </w:div>
    <w:div w:id="1382633776">
      <w:bodyDiv w:val="1"/>
      <w:marLeft w:val="0"/>
      <w:marRight w:val="0"/>
      <w:marTop w:val="0"/>
      <w:marBottom w:val="0"/>
      <w:divBdr>
        <w:top w:val="none" w:sz="0" w:space="0" w:color="auto"/>
        <w:left w:val="none" w:sz="0" w:space="0" w:color="auto"/>
        <w:bottom w:val="none" w:sz="0" w:space="0" w:color="auto"/>
        <w:right w:val="none" w:sz="0" w:space="0" w:color="auto"/>
      </w:divBdr>
    </w:div>
    <w:div w:id="1426148794">
      <w:bodyDiv w:val="1"/>
      <w:marLeft w:val="0"/>
      <w:marRight w:val="0"/>
      <w:marTop w:val="0"/>
      <w:marBottom w:val="0"/>
      <w:divBdr>
        <w:top w:val="none" w:sz="0" w:space="0" w:color="auto"/>
        <w:left w:val="none" w:sz="0" w:space="0" w:color="auto"/>
        <w:bottom w:val="none" w:sz="0" w:space="0" w:color="auto"/>
        <w:right w:val="none" w:sz="0" w:space="0" w:color="auto"/>
      </w:divBdr>
    </w:div>
    <w:div w:id="1512379964">
      <w:bodyDiv w:val="1"/>
      <w:marLeft w:val="0"/>
      <w:marRight w:val="0"/>
      <w:marTop w:val="0"/>
      <w:marBottom w:val="0"/>
      <w:divBdr>
        <w:top w:val="none" w:sz="0" w:space="0" w:color="auto"/>
        <w:left w:val="none" w:sz="0" w:space="0" w:color="auto"/>
        <w:bottom w:val="none" w:sz="0" w:space="0" w:color="auto"/>
        <w:right w:val="none" w:sz="0" w:space="0" w:color="auto"/>
      </w:divBdr>
    </w:div>
    <w:div w:id="1519809042">
      <w:bodyDiv w:val="1"/>
      <w:marLeft w:val="0"/>
      <w:marRight w:val="0"/>
      <w:marTop w:val="0"/>
      <w:marBottom w:val="0"/>
      <w:divBdr>
        <w:top w:val="none" w:sz="0" w:space="0" w:color="auto"/>
        <w:left w:val="none" w:sz="0" w:space="0" w:color="auto"/>
        <w:bottom w:val="none" w:sz="0" w:space="0" w:color="auto"/>
        <w:right w:val="none" w:sz="0" w:space="0" w:color="auto"/>
      </w:divBdr>
    </w:div>
    <w:div w:id="1560088727">
      <w:bodyDiv w:val="1"/>
      <w:marLeft w:val="0"/>
      <w:marRight w:val="0"/>
      <w:marTop w:val="0"/>
      <w:marBottom w:val="0"/>
      <w:divBdr>
        <w:top w:val="none" w:sz="0" w:space="0" w:color="auto"/>
        <w:left w:val="none" w:sz="0" w:space="0" w:color="auto"/>
        <w:bottom w:val="none" w:sz="0" w:space="0" w:color="auto"/>
        <w:right w:val="none" w:sz="0" w:space="0" w:color="auto"/>
      </w:divBdr>
      <w:divsChild>
        <w:div w:id="1108546300">
          <w:marLeft w:val="0"/>
          <w:marRight w:val="0"/>
          <w:marTop w:val="200"/>
          <w:marBottom w:val="200"/>
          <w:divBdr>
            <w:top w:val="none" w:sz="0" w:space="0" w:color="auto"/>
            <w:left w:val="none" w:sz="0" w:space="0" w:color="auto"/>
            <w:bottom w:val="none" w:sz="0" w:space="0" w:color="auto"/>
            <w:right w:val="none" w:sz="0" w:space="0" w:color="auto"/>
          </w:divBdr>
        </w:div>
        <w:div w:id="1344016347">
          <w:marLeft w:val="0"/>
          <w:marRight w:val="0"/>
          <w:marTop w:val="200"/>
          <w:marBottom w:val="200"/>
          <w:divBdr>
            <w:top w:val="none" w:sz="0" w:space="0" w:color="auto"/>
            <w:left w:val="none" w:sz="0" w:space="0" w:color="auto"/>
            <w:bottom w:val="none" w:sz="0" w:space="0" w:color="auto"/>
            <w:right w:val="none" w:sz="0" w:space="0" w:color="auto"/>
          </w:divBdr>
        </w:div>
      </w:divsChild>
    </w:div>
    <w:div w:id="1620602546">
      <w:bodyDiv w:val="1"/>
      <w:marLeft w:val="0"/>
      <w:marRight w:val="0"/>
      <w:marTop w:val="0"/>
      <w:marBottom w:val="0"/>
      <w:divBdr>
        <w:top w:val="none" w:sz="0" w:space="0" w:color="auto"/>
        <w:left w:val="none" w:sz="0" w:space="0" w:color="auto"/>
        <w:bottom w:val="none" w:sz="0" w:space="0" w:color="auto"/>
        <w:right w:val="none" w:sz="0" w:space="0" w:color="auto"/>
      </w:divBdr>
    </w:div>
    <w:div w:id="1647129884">
      <w:bodyDiv w:val="1"/>
      <w:marLeft w:val="0"/>
      <w:marRight w:val="0"/>
      <w:marTop w:val="0"/>
      <w:marBottom w:val="0"/>
      <w:divBdr>
        <w:top w:val="none" w:sz="0" w:space="0" w:color="auto"/>
        <w:left w:val="none" w:sz="0" w:space="0" w:color="auto"/>
        <w:bottom w:val="none" w:sz="0" w:space="0" w:color="auto"/>
        <w:right w:val="none" w:sz="0" w:space="0" w:color="auto"/>
      </w:divBdr>
    </w:div>
    <w:div w:id="1664237066">
      <w:bodyDiv w:val="1"/>
      <w:marLeft w:val="0"/>
      <w:marRight w:val="0"/>
      <w:marTop w:val="0"/>
      <w:marBottom w:val="0"/>
      <w:divBdr>
        <w:top w:val="none" w:sz="0" w:space="0" w:color="auto"/>
        <w:left w:val="none" w:sz="0" w:space="0" w:color="auto"/>
        <w:bottom w:val="none" w:sz="0" w:space="0" w:color="auto"/>
        <w:right w:val="none" w:sz="0" w:space="0" w:color="auto"/>
      </w:divBdr>
    </w:div>
    <w:div w:id="1724940049">
      <w:bodyDiv w:val="1"/>
      <w:marLeft w:val="0"/>
      <w:marRight w:val="0"/>
      <w:marTop w:val="0"/>
      <w:marBottom w:val="0"/>
      <w:divBdr>
        <w:top w:val="none" w:sz="0" w:space="0" w:color="auto"/>
        <w:left w:val="none" w:sz="0" w:space="0" w:color="auto"/>
        <w:bottom w:val="none" w:sz="0" w:space="0" w:color="auto"/>
        <w:right w:val="none" w:sz="0" w:space="0" w:color="auto"/>
      </w:divBdr>
    </w:div>
    <w:div w:id="1791778288">
      <w:bodyDiv w:val="1"/>
      <w:marLeft w:val="0"/>
      <w:marRight w:val="0"/>
      <w:marTop w:val="0"/>
      <w:marBottom w:val="0"/>
      <w:divBdr>
        <w:top w:val="none" w:sz="0" w:space="0" w:color="auto"/>
        <w:left w:val="none" w:sz="0" w:space="0" w:color="auto"/>
        <w:bottom w:val="none" w:sz="0" w:space="0" w:color="auto"/>
        <w:right w:val="none" w:sz="0" w:space="0" w:color="auto"/>
      </w:divBdr>
    </w:div>
    <w:div w:id="1889296818">
      <w:bodyDiv w:val="1"/>
      <w:marLeft w:val="0"/>
      <w:marRight w:val="0"/>
      <w:marTop w:val="0"/>
      <w:marBottom w:val="0"/>
      <w:divBdr>
        <w:top w:val="none" w:sz="0" w:space="0" w:color="auto"/>
        <w:left w:val="none" w:sz="0" w:space="0" w:color="auto"/>
        <w:bottom w:val="none" w:sz="0" w:space="0" w:color="auto"/>
        <w:right w:val="none" w:sz="0" w:space="0" w:color="auto"/>
      </w:divBdr>
    </w:div>
    <w:div w:id="1983849995">
      <w:bodyDiv w:val="1"/>
      <w:marLeft w:val="0"/>
      <w:marRight w:val="0"/>
      <w:marTop w:val="0"/>
      <w:marBottom w:val="0"/>
      <w:divBdr>
        <w:top w:val="none" w:sz="0" w:space="0" w:color="auto"/>
        <w:left w:val="none" w:sz="0" w:space="0" w:color="auto"/>
        <w:bottom w:val="none" w:sz="0" w:space="0" w:color="auto"/>
        <w:right w:val="none" w:sz="0" w:space="0" w:color="auto"/>
      </w:divBdr>
    </w:div>
    <w:div w:id="2033609627">
      <w:bodyDiv w:val="1"/>
      <w:marLeft w:val="0"/>
      <w:marRight w:val="0"/>
      <w:marTop w:val="0"/>
      <w:marBottom w:val="0"/>
      <w:divBdr>
        <w:top w:val="none" w:sz="0" w:space="0" w:color="auto"/>
        <w:left w:val="none" w:sz="0" w:space="0" w:color="auto"/>
        <w:bottom w:val="none" w:sz="0" w:space="0" w:color="auto"/>
        <w:right w:val="none" w:sz="0" w:space="0" w:color="auto"/>
      </w:divBdr>
    </w:div>
    <w:div w:id="2035157073">
      <w:bodyDiv w:val="1"/>
      <w:marLeft w:val="0"/>
      <w:marRight w:val="0"/>
      <w:marTop w:val="0"/>
      <w:marBottom w:val="0"/>
      <w:divBdr>
        <w:top w:val="none" w:sz="0" w:space="0" w:color="auto"/>
        <w:left w:val="none" w:sz="0" w:space="0" w:color="auto"/>
        <w:bottom w:val="none" w:sz="0" w:space="0" w:color="auto"/>
        <w:right w:val="none" w:sz="0" w:space="0" w:color="auto"/>
      </w:divBdr>
    </w:div>
    <w:div w:id="2067024259">
      <w:bodyDiv w:val="1"/>
      <w:marLeft w:val="0"/>
      <w:marRight w:val="0"/>
      <w:marTop w:val="0"/>
      <w:marBottom w:val="0"/>
      <w:divBdr>
        <w:top w:val="none" w:sz="0" w:space="0" w:color="auto"/>
        <w:left w:val="none" w:sz="0" w:space="0" w:color="auto"/>
        <w:bottom w:val="none" w:sz="0" w:space="0" w:color="auto"/>
        <w:right w:val="none" w:sz="0" w:space="0" w:color="auto"/>
      </w:divBdr>
      <w:divsChild>
        <w:div w:id="849954386">
          <w:marLeft w:val="0"/>
          <w:marRight w:val="0"/>
          <w:marTop w:val="0"/>
          <w:marBottom w:val="0"/>
          <w:divBdr>
            <w:top w:val="none" w:sz="0" w:space="0" w:color="auto"/>
            <w:left w:val="none" w:sz="0" w:space="0" w:color="auto"/>
            <w:bottom w:val="none" w:sz="0" w:space="0" w:color="auto"/>
            <w:right w:val="none" w:sz="0" w:space="0" w:color="auto"/>
          </w:divBdr>
        </w:div>
        <w:div w:id="1191451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20/10/relationships/intelligence" Target="intelligence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13413-D5C2-4AAC-A33B-3D7F78EAF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2272</Words>
  <Characters>12951</Characters>
  <Application>Microsoft Office Word</Application>
  <DocSecurity>0</DocSecurity>
  <Lines>107</Lines>
  <Paragraphs>30</Paragraphs>
  <ScaleCrop>false</ScaleCrop>
  <Company/>
  <LinksUpToDate>false</LinksUpToDate>
  <CharactersWithSpaces>15193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 Luh</dc:creator>
  <cp:keywords/>
  <dc:description/>
  <cp:lastModifiedBy>峻霆 林</cp:lastModifiedBy>
  <cp:revision>3</cp:revision>
  <cp:lastPrinted>2023-03-13T02:14:00Z</cp:lastPrinted>
  <dcterms:created xsi:type="dcterms:W3CDTF">2023-03-13T02:14:00Z</dcterms:created>
  <dcterms:modified xsi:type="dcterms:W3CDTF">2023-03-13T04:12:00Z</dcterms:modified>
</cp:coreProperties>
</file>